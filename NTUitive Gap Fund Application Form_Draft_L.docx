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855CC" w14:textId="77777777" w:rsidR="00AC318E" w:rsidRPr="004B30EA" w:rsidRDefault="00AC318E" w:rsidP="00073B05">
      <w:pPr>
        <w:spacing w:after="200"/>
        <w:jc w:val="both"/>
      </w:pPr>
      <w:r w:rsidRPr="004B30EA">
        <w:rPr>
          <w:b/>
          <w:sz w:val="22"/>
        </w:rPr>
        <w:t xml:space="preserve">Kindly fill in the following sections and submit the completed form to NTUitive via email </w:t>
      </w:r>
      <w:hyperlink r:id="rId8" w:history="1">
        <w:r w:rsidR="00053CD9" w:rsidRPr="00210800">
          <w:rPr>
            <w:rStyle w:val="ae"/>
          </w:rPr>
          <w:t>gap_fund@ntu.edu.sg</w:t>
        </w:r>
      </w:hyperlink>
    </w:p>
    <w:p w14:paraId="78103BDD" w14:textId="77777777" w:rsidR="00AC318E" w:rsidRPr="004B30EA" w:rsidRDefault="00AC318E" w:rsidP="00073B05">
      <w:pPr>
        <w:jc w:val="both"/>
        <w:pPrChange w:id="0" w:author="Li Jianfeng" w:date="2026-09-02T16:59:00Z" w16du:dateUtc="2026-09-02T08:59:00Z">
          <w:pPr/>
        </w:pPrChang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6462"/>
      </w:tblGrid>
      <w:tr w:rsidR="00AC318E" w:rsidRPr="004B30EA" w14:paraId="4AF3E5DB" w14:textId="77777777" w:rsidTr="00AD5A81">
        <w:trPr>
          <w:trHeight w:val="398"/>
        </w:trPr>
        <w:tc>
          <w:tcPr>
            <w:tcW w:w="3114" w:type="dxa"/>
            <w:tcBorders>
              <w:bottom w:val="single" w:sz="4" w:space="0" w:color="auto"/>
            </w:tcBorders>
          </w:tcPr>
          <w:p w14:paraId="21D57570" w14:textId="77777777" w:rsidR="00AC318E" w:rsidRPr="004B30EA" w:rsidRDefault="00E4627E" w:rsidP="00073B05">
            <w:pPr>
              <w:widowControl w:val="0"/>
              <w:spacing w:after="40"/>
              <w:jc w:val="both"/>
              <w:rPr>
                <w:b/>
              </w:rPr>
              <w:pPrChange w:id="1" w:author="Li Jianfeng" w:date="2026-09-02T16:59:00Z" w16du:dateUtc="2026-09-02T08:59:00Z">
                <w:pPr>
                  <w:widowControl w:val="0"/>
                  <w:spacing w:after="40"/>
                </w:pPr>
              </w:pPrChange>
            </w:pPr>
            <w:r w:rsidRPr="004B30EA">
              <w:rPr>
                <w:b/>
                <w:sz w:val="18"/>
              </w:rPr>
              <w:t>Project Title</w:t>
            </w:r>
            <w:r w:rsidR="00AC318E" w:rsidRPr="004B30EA">
              <w:rPr>
                <w:b/>
                <w:sz w:val="18"/>
              </w:rPr>
              <w:t>:</w:t>
            </w:r>
          </w:p>
        </w:tc>
        <w:tc>
          <w:tcPr>
            <w:tcW w:w="6462" w:type="dxa"/>
            <w:tcBorders>
              <w:bottom w:val="single" w:sz="4" w:space="0" w:color="auto"/>
            </w:tcBorders>
          </w:tcPr>
          <w:p w14:paraId="15070FC0" w14:textId="77777777" w:rsidR="00AC318E" w:rsidRPr="003E0F44" w:rsidRDefault="0017291E" w:rsidP="00073B05">
            <w:pPr>
              <w:widowControl w:val="0"/>
              <w:spacing w:after="40"/>
              <w:jc w:val="both"/>
              <w:rPr>
                <w:bCs/>
              </w:rPr>
            </w:pPr>
            <w:r w:rsidRPr="003E0F44">
              <w:rPr>
                <w:bCs/>
                <w:sz w:val="18"/>
              </w:rPr>
              <w:t>Event &amp; Anomaly Capture: Smart Adaptive Wake-Up Module for Resource-Constrained Monitoring Systems</w:t>
            </w:r>
          </w:p>
        </w:tc>
      </w:tr>
      <w:tr w:rsidR="00AC318E" w:rsidRPr="004B30EA" w14:paraId="30F58780" w14:textId="77777777" w:rsidTr="00AD5A81">
        <w:trPr>
          <w:trHeight w:val="398"/>
        </w:trPr>
        <w:tc>
          <w:tcPr>
            <w:tcW w:w="3114" w:type="dxa"/>
            <w:tcBorders>
              <w:bottom w:val="nil"/>
            </w:tcBorders>
          </w:tcPr>
          <w:p w14:paraId="09C5E9BD" w14:textId="77777777" w:rsidR="00AC318E" w:rsidRPr="004B30EA" w:rsidRDefault="00AC318E" w:rsidP="00073B05">
            <w:pPr>
              <w:widowControl w:val="0"/>
              <w:spacing w:after="40"/>
              <w:jc w:val="both"/>
              <w:rPr>
                <w:sz w:val="22"/>
                <w:szCs w:val="22"/>
              </w:rPr>
              <w:pPrChange w:id="2" w:author="Li Jianfeng" w:date="2026-09-02T16:59:00Z" w16du:dateUtc="2026-09-02T08:59:00Z">
                <w:pPr>
                  <w:widowControl w:val="0"/>
                  <w:spacing w:after="40"/>
                </w:pPr>
              </w:pPrChange>
            </w:pPr>
            <w:r w:rsidRPr="004B30EA">
              <w:rPr>
                <w:sz w:val="18"/>
                <w:szCs w:val="22"/>
              </w:rPr>
              <w:t>Name of Lead PI:</w:t>
            </w:r>
          </w:p>
        </w:tc>
        <w:tc>
          <w:tcPr>
            <w:tcW w:w="6462" w:type="dxa"/>
            <w:tcBorders>
              <w:bottom w:val="nil"/>
            </w:tcBorders>
          </w:tcPr>
          <w:p w14:paraId="08A4AFB6" w14:textId="5039FAC8" w:rsidR="00AC318E" w:rsidRPr="00D51CE3" w:rsidRDefault="004F453D" w:rsidP="00073B05">
            <w:pPr>
              <w:widowControl w:val="0"/>
              <w:spacing w:after="40"/>
              <w:jc w:val="both"/>
              <w:rPr>
                <w:rFonts w:eastAsiaTheme="minorEastAsia"/>
                <w:bCs/>
                <w:sz w:val="22"/>
                <w:szCs w:val="22"/>
              </w:rPr>
              <w:pPrChange w:id="3" w:author="Li Jianfeng" w:date="2026-09-02T16:59:00Z" w16du:dateUtc="2026-09-02T08:59:00Z">
                <w:pPr>
                  <w:widowControl w:val="0"/>
                  <w:spacing w:after="40"/>
                </w:pPr>
              </w:pPrChange>
            </w:pPr>
            <w:r w:rsidRPr="003E0F44">
              <w:rPr>
                <w:rFonts w:hint="eastAsia"/>
                <w:bCs/>
                <w:sz w:val="18"/>
                <w:szCs w:val="22"/>
              </w:rPr>
              <w:t xml:space="preserve">Fu </w:t>
            </w:r>
            <w:proofErr w:type="spellStart"/>
            <w:r w:rsidRPr="003E0F44">
              <w:rPr>
                <w:rFonts w:hint="eastAsia"/>
                <w:bCs/>
                <w:sz w:val="18"/>
                <w:szCs w:val="22"/>
              </w:rPr>
              <w:t>Yuguang</w:t>
            </w:r>
            <w:proofErr w:type="spellEnd"/>
            <w:r w:rsidR="00D51CE3">
              <w:rPr>
                <w:rFonts w:eastAsiaTheme="minorEastAsia" w:hint="eastAsia"/>
                <w:bCs/>
                <w:sz w:val="18"/>
                <w:szCs w:val="22"/>
              </w:rPr>
              <w:t>;</w:t>
            </w:r>
          </w:p>
        </w:tc>
      </w:tr>
      <w:tr w:rsidR="00AC318E" w:rsidRPr="004B30EA" w14:paraId="41D26CC8" w14:textId="77777777" w:rsidTr="00AD5A81">
        <w:trPr>
          <w:trHeight w:val="398"/>
        </w:trPr>
        <w:tc>
          <w:tcPr>
            <w:tcW w:w="3114" w:type="dxa"/>
            <w:tcBorders>
              <w:top w:val="nil"/>
              <w:bottom w:val="nil"/>
            </w:tcBorders>
          </w:tcPr>
          <w:p w14:paraId="565BFDAF" w14:textId="77777777" w:rsidR="00AC318E" w:rsidRPr="004B30EA" w:rsidRDefault="00AC318E" w:rsidP="00073B05">
            <w:pPr>
              <w:widowControl w:val="0"/>
              <w:spacing w:after="40"/>
              <w:jc w:val="both"/>
              <w:rPr>
                <w:sz w:val="22"/>
                <w:szCs w:val="22"/>
              </w:rPr>
              <w:pPrChange w:id="4" w:author="Li Jianfeng" w:date="2026-09-02T16:59:00Z" w16du:dateUtc="2026-09-02T08:59:00Z">
                <w:pPr>
                  <w:widowControl w:val="0"/>
                  <w:spacing w:after="40"/>
                </w:pPr>
              </w:pPrChange>
            </w:pPr>
            <w:r w:rsidRPr="004B30EA">
              <w:rPr>
                <w:sz w:val="18"/>
                <w:szCs w:val="22"/>
              </w:rPr>
              <w:t>School/Institute:</w:t>
            </w:r>
          </w:p>
        </w:tc>
        <w:tc>
          <w:tcPr>
            <w:tcW w:w="6462" w:type="dxa"/>
            <w:tcBorders>
              <w:top w:val="nil"/>
              <w:bottom w:val="nil"/>
            </w:tcBorders>
          </w:tcPr>
          <w:p w14:paraId="222007A8" w14:textId="77777777" w:rsidR="00AC318E" w:rsidRPr="003E0F44" w:rsidRDefault="004F453D" w:rsidP="00073B05">
            <w:pPr>
              <w:widowControl w:val="0"/>
              <w:spacing w:after="40"/>
              <w:jc w:val="both"/>
              <w:rPr>
                <w:bCs/>
                <w:sz w:val="22"/>
                <w:szCs w:val="22"/>
              </w:rPr>
              <w:pPrChange w:id="5" w:author="Li Jianfeng" w:date="2026-09-02T16:59:00Z" w16du:dateUtc="2026-09-02T08:59:00Z">
                <w:pPr>
                  <w:widowControl w:val="0"/>
                  <w:spacing w:after="40"/>
                </w:pPr>
              </w:pPrChange>
            </w:pPr>
            <w:r w:rsidRPr="003E0F44">
              <w:rPr>
                <w:rFonts w:hint="eastAsia"/>
                <w:bCs/>
                <w:sz w:val="18"/>
                <w:szCs w:val="22"/>
              </w:rPr>
              <w:t>School of Civil and Environmental Engineering</w:t>
            </w:r>
          </w:p>
        </w:tc>
      </w:tr>
      <w:tr w:rsidR="00AC318E" w:rsidRPr="004B30EA" w14:paraId="6F7E3895" w14:textId="77777777" w:rsidTr="00AD5A81">
        <w:trPr>
          <w:trHeight w:val="398"/>
        </w:trPr>
        <w:tc>
          <w:tcPr>
            <w:tcW w:w="3114" w:type="dxa"/>
            <w:tcBorders>
              <w:top w:val="nil"/>
              <w:bottom w:val="nil"/>
            </w:tcBorders>
          </w:tcPr>
          <w:p w14:paraId="40A409B3" w14:textId="77777777" w:rsidR="00AC318E" w:rsidRPr="004B30EA" w:rsidRDefault="00AC318E" w:rsidP="00073B05">
            <w:pPr>
              <w:widowControl w:val="0"/>
              <w:spacing w:after="40"/>
              <w:jc w:val="both"/>
              <w:rPr>
                <w:sz w:val="22"/>
                <w:szCs w:val="22"/>
              </w:rPr>
              <w:pPrChange w:id="6" w:author="Li Jianfeng" w:date="2026-09-02T16:59:00Z" w16du:dateUtc="2026-09-02T08:59:00Z">
                <w:pPr>
                  <w:widowControl w:val="0"/>
                  <w:spacing w:after="40"/>
                </w:pPr>
              </w:pPrChange>
            </w:pPr>
            <w:r w:rsidRPr="004B30EA">
              <w:rPr>
                <w:sz w:val="18"/>
                <w:szCs w:val="22"/>
              </w:rPr>
              <w:t>Email:</w:t>
            </w:r>
          </w:p>
        </w:tc>
        <w:tc>
          <w:tcPr>
            <w:tcW w:w="6462" w:type="dxa"/>
            <w:tcBorders>
              <w:top w:val="nil"/>
              <w:bottom w:val="nil"/>
            </w:tcBorders>
          </w:tcPr>
          <w:p w14:paraId="7014F815" w14:textId="77777777" w:rsidR="00AC318E" w:rsidRPr="003E0F44" w:rsidRDefault="004F453D" w:rsidP="00073B05">
            <w:pPr>
              <w:widowControl w:val="0"/>
              <w:spacing w:after="40"/>
              <w:jc w:val="both"/>
              <w:rPr>
                <w:sz w:val="22"/>
                <w:szCs w:val="22"/>
              </w:rPr>
              <w:pPrChange w:id="7" w:author="Li Jianfeng" w:date="2026-09-02T16:59:00Z" w16du:dateUtc="2026-09-02T08:59:00Z">
                <w:pPr>
                  <w:widowControl w:val="0"/>
                  <w:spacing w:after="40"/>
                </w:pPr>
              </w:pPrChange>
            </w:pPr>
            <w:r w:rsidRPr="003E0F44">
              <w:rPr>
                <w:sz w:val="18"/>
                <w:szCs w:val="22"/>
              </w:rPr>
              <w:t>yuguang.fu@ntu.edu.sg</w:t>
            </w:r>
          </w:p>
        </w:tc>
      </w:tr>
      <w:tr w:rsidR="00AC318E" w:rsidRPr="004B30EA" w14:paraId="1DED3455" w14:textId="77777777" w:rsidTr="00AD5A81">
        <w:trPr>
          <w:trHeight w:val="398"/>
        </w:trPr>
        <w:tc>
          <w:tcPr>
            <w:tcW w:w="3114" w:type="dxa"/>
            <w:tcBorders>
              <w:top w:val="nil"/>
            </w:tcBorders>
          </w:tcPr>
          <w:p w14:paraId="584DAF2D" w14:textId="77777777" w:rsidR="00AC318E" w:rsidRPr="004B30EA" w:rsidRDefault="00C85B29" w:rsidP="00073B05">
            <w:pPr>
              <w:widowControl w:val="0"/>
              <w:spacing w:after="40"/>
              <w:jc w:val="both"/>
              <w:rPr>
                <w:sz w:val="22"/>
                <w:szCs w:val="22"/>
              </w:rPr>
              <w:pPrChange w:id="8" w:author="Li Jianfeng" w:date="2026-09-02T16:59:00Z" w16du:dateUtc="2026-09-02T08:59:00Z">
                <w:pPr>
                  <w:widowControl w:val="0"/>
                  <w:spacing w:after="40"/>
                </w:pPr>
              </w:pPrChange>
            </w:pPr>
            <w:r>
              <w:rPr>
                <w:sz w:val="18"/>
                <w:szCs w:val="22"/>
              </w:rPr>
              <w:t>Contact number</w:t>
            </w:r>
            <w:r w:rsidR="00AC318E" w:rsidRPr="004B30EA">
              <w:rPr>
                <w:sz w:val="18"/>
                <w:szCs w:val="22"/>
              </w:rPr>
              <w:t>:</w:t>
            </w:r>
          </w:p>
        </w:tc>
        <w:tc>
          <w:tcPr>
            <w:tcW w:w="6462" w:type="dxa"/>
            <w:tcBorders>
              <w:top w:val="nil"/>
            </w:tcBorders>
          </w:tcPr>
          <w:p w14:paraId="374645B6" w14:textId="77777777" w:rsidR="00AC318E" w:rsidRPr="003E0F44" w:rsidRDefault="004F453D" w:rsidP="00073B05">
            <w:pPr>
              <w:widowControl w:val="0"/>
              <w:spacing w:after="40"/>
              <w:jc w:val="both"/>
              <w:rPr>
                <w:sz w:val="22"/>
                <w:szCs w:val="22"/>
              </w:rPr>
              <w:pPrChange w:id="9" w:author="Li Jianfeng" w:date="2026-09-02T16:59:00Z" w16du:dateUtc="2026-09-02T08:59:00Z">
                <w:pPr>
                  <w:widowControl w:val="0"/>
                  <w:spacing w:after="40"/>
                </w:pPr>
              </w:pPrChange>
            </w:pPr>
            <w:r w:rsidRPr="003E0F44">
              <w:rPr>
                <w:sz w:val="18"/>
                <w:szCs w:val="22"/>
              </w:rPr>
              <w:t>+65 67905298</w:t>
            </w:r>
          </w:p>
        </w:tc>
      </w:tr>
      <w:tr w:rsidR="00AD5A81" w:rsidRPr="004B30EA" w14:paraId="2467B183" w14:textId="77777777" w:rsidTr="00AD5A81">
        <w:trPr>
          <w:trHeight w:val="303"/>
        </w:trPr>
        <w:tc>
          <w:tcPr>
            <w:tcW w:w="3114" w:type="dxa"/>
            <w:tcBorders>
              <w:top w:val="nil"/>
            </w:tcBorders>
          </w:tcPr>
          <w:p w14:paraId="2FFD52DB" w14:textId="77777777" w:rsidR="00AD5A81" w:rsidRPr="004B30EA" w:rsidRDefault="00AD5A81" w:rsidP="00073B05">
            <w:pPr>
              <w:widowControl w:val="0"/>
              <w:spacing w:after="40"/>
              <w:jc w:val="both"/>
              <w:rPr>
                <w:sz w:val="22"/>
                <w:szCs w:val="22"/>
              </w:rPr>
              <w:pPrChange w:id="10" w:author="Li Jianfeng" w:date="2026-09-02T16:59:00Z" w16du:dateUtc="2026-09-02T08:59:00Z">
                <w:pPr>
                  <w:widowControl w:val="0"/>
                  <w:spacing w:after="40"/>
                </w:pPr>
              </w:pPrChange>
            </w:pPr>
            <w:r>
              <w:rPr>
                <w:sz w:val="18"/>
                <w:szCs w:val="22"/>
              </w:rPr>
              <w:t>Name of Co-PI (if any)</w:t>
            </w:r>
          </w:p>
        </w:tc>
        <w:tc>
          <w:tcPr>
            <w:tcW w:w="6462" w:type="dxa"/>
            <w:tcBorders>
              <w:top w:val="nil"/>
            </w:tcBorders>
          </w:tcPr>
          <w:p w14:paraId="24607B52" w14:textId="77777777" w:rsidR="008764D6" w:rsidRDefault="00000000" w:rsidP="00073B05">
            <w:pPr>
              <w:spacing w:after="60"/>
              <w:jc w:val="both"/>
              <w:pPrChange w:id="11" w:author="Li Jianfeng" w:date="2026-09-02T16:59:00Z" w16du:dateUtc="2026-09-02T08:59:00Z">
                <w:pPr>
                  <w:spacing w:after="60"/>
                </w:pPr>
              </w:pPrChange>
            </w:pPr>
            <w:r>
              <w:rPr>
                <w:sz w:val="22"/>
                <w:highlight w:val="yellow"/>
              </w:rPr>
              <w:t>None (to be confirmed)</w:t>
            </w:r>
          </w:p>
        </w:tc>
      </w:tr>
      <w:tr w:rsidR="001338B9" w:rsidRPr="004B30EA" w14:paraId="1DB2A720" w14:textId="77777777" w:rsidTr="00AD5A81">
        <w:trPr>
          <w:trHeight w:val="323"/>
        </w:trPr>
        <w:tc>
          <w:tcPr>
            <w:tcW w:w="3114" w:type="dxa"/>
          </w:tcPr>
          <w:p w14:paraId="3911B553" w14:textId="77777777" w:rsidR="001338B9" w:rsidRPr="004B30EA" w:rsidRDefault="001338B9" w:rsidP="00073B05">
            <w:pPr>
              <w:widowControl w:val="0"/>
              <w:spacing w:after="40"/>
              <w:jc w:val="both"/>
              <w:rPr>
                <w:sz w:val="22"/>
                <w:szCs w:val="22"/>
              </w:rPr>
              <w:pPrChange w:id="12" w:author="Li Jianfeng" w:date="2026-09-02T16:59:00Z" w16du:dateUtc="2026-09-02T08:59:00Z">
                <w:pPr>
                  <w:widowControl w:val="0"/>
                  <w:spacing w:after="40"/>
                </w:pPr>
              </w:pPrChange>
            </w:pPr>
            <w:r w:rsidRPr="004B30EA">
              <w:rPr>
                <w:sz w:val="18"/>
                <w:szCs w:val="22"/>
              </w:rPr>
              <w:t>Other Team Members (if any)</w:t>
            </w:r>
          </w:p>
        </w:tc>
        <w:tc>
          <w:tcPr>
            <w:tcW w:w="6462" w:type="dxa"/>
          </w:tcPr>
          <w:p w14:paraId="7765F69C" w14:textId="77777777" w:rsidR="001338B9" w:rsidRPr="003E0F44" w:rsidRDefault="00EB1A8F" w:rsidP="00073B05">
            <w:pPr>
              <w:widowControl w:val="0"/>
              <w:spacing w:after="40"/>
              <w:jc w:val="both"/>
              <w:rPr>
                <w:sz w:val="22"/>
                <w:szCs w:val="22"/>
              </w:rPr>
              <w:pPrChange w:id="13" w:author="Li Jianfeng" w:date="2026-09-02T16:59:00Z" w16du:dateUtc="2026-09-02T08:59:00Z">
                <w:pPr>
                  <w:widowControl w:val="0"/>
                  <w:spacing w:after="40"/>
                </w:pPr>
              </w:pPrChange>
            </w:pPr>
            <w:r w:rsidRPr="003E0F44">
              <w:rPr>
                <w:rFonts w:hint="eastAsia"/>
                <w:sz w:val="18"/>
                <w:szCs w:val="22"/>
              </w:rPr>
              <w:t>Li Jianfeng, Cui Shuaiwen</w:t>
            </w:r>
          </w:p>
        </w:tc>
      </w:tr>
    </w:tbl>
    <w:p w14:paraId="69C23231" w14:textId="77777777" w:rsidR="00AC318E" w:rsidRPr="004B30EA" w:rsidRDefault="00AC318E" w:rsidP="00073B05">
      <w:pPr>
        <w:pStyle w:val="ac"/>
        <w:spacing w:before="0"/>
        <w:jc w:val="both"/>
        <w:rPr>
          <w:sz w:val="22"/>
          <w:szCs w:val="22"/>
        </w:rPr>
        <w:pPrChange w:id="14" w:author="Li Jianfeng" w:date="2026-09-02T16:59:00Z" w16du:dateUtc="2026-09-02T08:59:00Z">
          <w:pPr>
            <w:pStyle w:val="ac"/>
            <w:spacing w:before="0"/>
            <w:jc w:val="left"/>
          </w:pPr>
        </w:pPrChange>
      </w:pPr>
    </w:p>
    <w:p w14:paraId="5A0C6B26" w14:textId="77777777" w:rsidR="00AC318E" w:rsidRPr="004B30EA" w:rsidRDefault="00AC318E" w:rsidP="00073B05">
      <w:pPr>
        <w:jc w:val="both"/>
        <w:rPr>
          <w:vanish/>
        </w:rPr>
        <w:pPrChange w:id="15" w:author="Li Jianfeng" w:date="2026-09-02T16:59:00Z" w16du:dateUtc="2026-09-02T08:59:00Z">
          <w:pPr/>
        </w:pPrChang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576"/>
      </w:tblGrid>
      <w:tr w:rsidR="00AC318E" w:rsidRPr="004B30EA" w14:paraId="4CC506E8" w14:textId="77777777" w:rsidTr="00352D26">
        <w:tc>
          <w:tcPr>
            <w:tcW w:w="9576" w:type="dxa"/>
          </w:tcPr>
          <w:p w14:paraId="2977797B" w14:textId="77777777" w:rsidR="00AC318E" w:rsidRPr="004B30EA" w:rsidRDefault="00AC318E" w:rsidP="00073B05">
            <w:pPr>
              <w:widowControl w:val="0"/>
              <w:spacing w:after="40"/>
              <w:jc w:val="both"/>
              <w:pPrChange w:id="16" w:author="Li Jianfeng" w:date="2026-09-02T16:59:00Z" w16du:dateUtc="2026-09-02T08:59:00Z">
                <w:pPr>
                  <w:widowControl w:val="0"/>
                  <w:spacing w:after="40"/>
                </w:pPr>
              </w:pPrChange>
            </w:pPr>
            <w:r w:rsidRPr="003E0F44">
              <w:rPr>
                <w:sz w:val="18"/>
                <w:highlight w:val="yellow"/>
              </w:rPr>
              <w:t>Kindly check where applicable</w:t>
            </w:r>
          </w:p>
          <w:p w14:paraId="677C3401" w14:textId="77777777" w:rsidR="00AC318E" w:rsidRPr="004B30EA" w:rsidRDefault="00AC318E" w:rsidP="00073B05">
            <w:pPr>
              <w:widowControl w:val="0"/>
              <w:spacing w:after="40"/>
              <w:jc w:val="both"/>
              <w:pPrChange w:id="17" w:author="Li Jianfeng" w:date="2026-09-02T16:59:00Z" w16du:dateUtc="2026-09-02T08:59:00Z">
                <w:pPr>
                  <w:widowControl w:val="0"/>
                  <w:spacing w:after="40"/>
                </w:pPr>
              </w:pPrChange>
            </w:pPr>
          </w:p>
          <w:p w14:paraId="22E3FFC7" w14:textId="77777777" w:rsidR="00AC318E" w:rsidRPr="004B30EA" w:rsidRDefault="00AC318E" w:rsidP="00073B05">
            <w:pPr>
              <w:pStyle w:val="aa"/>
              <w:widowControl w:val="0"/>
              <w:numPr>
                <w:ilvl w:val="0"/>
                <w:numId w:val="2"/>
              </w:numPr>
              <w:spacing w:after="40"/>
              <w:jc w:val="both"/>
              <w:rPr>
                <w:sz w:val="24"/>
                <w:szCs w:val="24"/>
              </w:rPr>
            </w:pPr>
            <w:r w:rsidRPr="003E0F44">
              <w:rPr>
                <w:sz w:val="18"/>
                <w:szCs w:val="24"/>
              </w:rPr>
              <w:t>Is this proposal covered by any existing IP?</w:t>
            </w:r>
            <w:r w:rsidRPr="004B30EA">
              <w:rPr>
                <w:sz w:val="18"/>
                <w:szCs w:val="24"/>
              </w:rPr>
              <w:t xml:space="preserve"> </w:t>
            </w:r>
            <w:r w:rsidR="00F84C77">
              <w:rPr>
                <w:sz w:val="18"/>
                <w:szCs w:val="24"/>
              </w:rPr>
              <w:tab/>
            </w:r>
            <w:r w:rsidR="00F84C77">
              <w:rPr>
                <w:sz w:val="18"/>
                <w:szCs w:val="24"/>
              </w:rPr>
              <w:tab/>
            </w:r>
            <w:r w:rsidR="00F84C77">
              <w:rPr>
                <w:sz w:val="18"/>
                <w:szCs w:val="24"/>
              </w:rPr>
              <w:tab/>
            </w:r>
            <w:r w:rsidR="00F84C77">
              <w:rPr>
                <w:sz w:val="18"/>
                <w:szCs w:val="24"/>
              </w:rPr>
              <w:tab/>
            </w:r>
            <w:sdt>
              <w:sdtPr>
                <w:rPr>
                  <w:sz w:val="28"/>
                  <w:szCs w:val="28"/>
                </w:rPr>
                <w:id w:val="298114195"/>
                <w14:checkbox>
                  <w14:checked w14:val="1"/>
                  <w14:checkedState w14:val="2611" w14:font="Aptos Narrow"/>
                  <w14:uncheckedState w14:val="2610" w14:font="MS Gothic"/>
                </w14:checkbox>
              </w:sdtPr>
              <w:sdtContent>
                <w:r w:rsidR="003E0F44">
                  <w:rPr>
                    <w:sz w:val="28"/>
                    <w:szCs w:val="28"/>
                  </w:rPr>
                  <w:t>☑</w:t>
                </w:r>
              </w:sdtContent>
            </w:sdt>
            <w:r w:rsidRPr="004B30EA">
              <w:rPr>
                <w:sz w:val="18"/>
                <w:szCs w:val="24"/>
              </w:rPr>
              <w:t xml:space="preserve">  Yes  </w:t>
            </w:r>
            <w:sdt>
              <w:sdtPr>
                <w:rPr>
                  <w:sz w:val="28"/>
                  <w:szCs w:val="28"/>
                </w:rPr>
                <w:id w:val="-1295056467"/>
                <w14:checkbox>
                  <w14:checked w14:val="0"/>
                  <w14:checkedState w14:val="2611" w14:font="Aptos Narrow"/>
                  <w14:uncheckedState w14:val="2610" w14:font="MS Gothic"/>
                </w14:checkbox>
              </w:sdtPr>
              <w:sdtContent>
                <w:r w:rsidR="00BF4F8F">
                  <w:rPr>
                    <w:rFonts w:hint="eastAsia"/>
                    <w:sz w:val="28"/>
                    <w:szCs w:val="28"/>
                  </w:rPr>
                  <w:t>☐</w:t>
                </w:r>
              </w:sdtContent>
            </w:sdt>
            <w:r w:rsidR="00BF4F8F" w:rsidRPr="004B30EA">
              <w:rPr>
                <w:sz w:val="18"/>
                <w:szCs w:val="24"/>
              </w:rPr>
              <w:t xml:space="preserve"> </w:t>
            </w:r>
            <w:r w:rsidRPr="004B30EA">
              <w:rPr>
                <w:sz w:val="18"/>
                <w:szCs w:val="24"/>
              </w:rPr>
              <w:t>No</w:t>
            </w:r>
          </w:p>
          <w:p w14:paraId="1FD840F9" w14:textId="77777777" w:rsidR="003E0F44" w:rsidRPr="003E0F44" w:rsidRDefault="00AC318E" w:rsidP="00073B05">
            <w:pPr>
              <w:pStyle w:val="aa"/>
              <w:widowControl w:val="0"/>
              <w:spacing w:after="40"/>
              <w:jc w:val="both"/>
              <w:rPr>
                <w:sz w:val="24"/>
                <w:szCs w:val="24"/>
              </w:rPr>
            </w:pPr>
            <w:r w:rsidRPr="004B30EA">
              <w:rPr>
                <w:sz w:val="18"/>
                <w:szCs w:val="24"/>
              </w:rPr>
              <w:t xml:space="preserve">If NTU IP, </w:t>
            </w:r>
            <w:r w:rsidR="004257CD">
              <w:rPr>
                <w:sz w:val="18"/>
                <w:szCs w:val="24"/>
              </w:rPr>
              <w:t>please</w:t>
            </w:r>
            <w:r w:rsidRPr="004B30EA">
              <w:rPr>
                <w:sz w:val="18"/>
                <w:szCs w:val="24"/>
              </w:rPr>
              <w:t xml:space="preserve"> state: _________________________________    [*TD/     /      ]</w:t>
            </w:r>
          </w:p>
          <w:p w14:paraId="46415577" w14:textId="77777777" w:rsidR="003E0F44" w:rsidRPr="003E0F44" w:rsidRDefault="003E0F44" w:rsidP="00073B05">
            <w:pPr>
              <w:pStyle w:val="aa"/>
              <w:widowControl w:val="0"/>
              <w:numPr>
                <w:ilvl w:val="0"/>
                <w:numId w:val="21"/>
              </w:numPr>
              <w:spacing w:after="40"/>
              <w:jc w:val="both"/>
              <w:rPr>
                <w:i/>
                <w:sz w:val="24"/>
                <w:szCs w:val="24"/>
                <w:lang w:val="en-US"/>
              </w:rPr>
            </w:pPr>
            <w:r w:rsidRPr="003E0F44">
              <w:rPr>
                <w:i/>
                <w:sz w:val="18"/>
                <w:szCs w:val="24"/>
                <w:lang w:val="en-US"/>
              </w:rPr>
              <w:t>Adaptive Triggering Mechanism for Time-Series Data Sensing on Edge Devices, Singapore provisional patent application no. 10202502426R, filed 26 Aug 2025</w:t>
            </w:r>
            <w:r w:rsidRPr="003E0F44">
              <w:rPr>
                <w:rFonts w:hint="eastAsia"/>
                <w:i/>
                <w:sz w:val="18"/>
                <w:szCs w:val="24"/>
                <w:lang w:val="en-US"/>
              </w:rPr>
              <w:t>.</w:t>
            </w:r>
          </w:p>
          <w:p w14:paraId="53789B3C" w14:textId="77777777" w:rsidR="003E0F44" w:rsidRPr="003E0F44" w:rsidRDefault="003E0F44" w:rsidP="00073B05">
            <w:pPr>
              <w:pStyle w:val="aa"/>
              <w:widowControl w:val="0"/>
              <w:numPr>
                <w:ilvl w:val="0"/>
                <w:numId w:val="21"/>
              </w:numPr>
              <w:spacing w:after="40"/>
              <w:jc w:val="both"/>
              <w:rPr>
                <w:i/>
                <w:sz w:val="24"/>
                <w:szCs w:val="24"/>
              </w:rPr>
            </w:pPr>
            <w:r w:rsidRPr="003E0F44">
              <w:rPr>
                <w:i/>
                <w:sz w:val="18"/>
                <w:szCs w:val="24"/>
                <w:lang w:val="en-US"/>
              </w:rPr>
              <w:t>An Adaptive Self-Diagnosis Mechanism For System-Centric Sensor Faults In Wireless IoT-Based Structural Health Monitoring Systems, Singapore provisional patent application no. 10202500862P, filed 2 Apr 2025.</w:t>
            </w:r>
          </w:p>
          <w:p w14:paraId="54E820F1" w14:textId="77777777" w:rsidR="00AC318E" w:rsidRPr="004257CD" w:rsidRDefault="00AC318E" w:rsidP="00073B05">
            <w:pPr>
              <w:pStyle w:val="aa"/>
              <w:widowControl w:val="0"/>
              <w:spacing w:after="40"/>
              <w:jc w:val="both"/>
              <w:rPr>
                <w:i/>
                <w:sz w:val="24"/>
                <w:szCs w:val="24"/>
              </w:rPr>
            </w:pPr>
            <w:r w:rsidRPr="004B30EA">
              <w:rPr>
                <w:i/>
                <w:sz w:val="18"/>
                <w:szCs w:val="24"/>
              </w:rPr>
              <w:t>*If a Technology Disclosure (TD) has previously been submitted to N</w:t>
            </w:r>
            <w:r w:rsidR="00BA527B">
              <w:rPr>
                <w:i/>
                <w:sz w:val="18"/>
                <w:szCs w:val="24"/>
              </w:rPr>
              <w:t>TUitive</w:t>
            </w:r>
            <w:r w:rsidRPr="004B30EA">
              <w:rPr>
                <w:i/>
                <w:sz w:val="18"/>
                <w:szCs w:val="24"/>
              </w:rPr>
              <w:t xml:space="preserve"> on any invention related to this </w:t>
            </w:r>
            <w:r w:rsidR="004E1454">
              <w:rPr>
                <w:i/>
                <w:sz w:val="18"/>
                <w:szCs w:val="24"/>
              </w:rPr>
              <w:t>Gap Fund</w:t>
            </w:r>
            <w:r w:rsidRPr="004B30EA">
              <w:rPr>
                <w:i/>
                <w:sz w:val="18"/>
                <w:szCs w:val="24"/>
              </w:rPr>
              <w:t xml:space="preserve"> project</w:t>
            </w:r>
            <w:r w:rsidR="004257CD">
              <w:rPr>
                <w:i/>
                <w:sz w:val="18"/>
                <w:szCs w:val="24"/>
              </w:rPr>
              <w:t xml:space="preserve">. If a new Technology Disclosure will be submitted to NTUitive, please write in the above: </w:t>
            </w:r>
            <w:r w:rsidR="004257CD" w:rsidRPr="004257CD">
              <w:rPr>
                <w:b/>
                <w:i/>
                <w:sz w:val="18"/>
                <w:szCs w:val="24"/>
              </w:rPr>
              <w:t>New TD under Submission.</w:t>
            </w:r>
            <w:r w:rsidR="004257CD">
              <w:rPr>
                <w:i/>
                <w:sz w:val="18"/>
                <w:szCs w:val="24"/>
              </w:rPr>
              <w:t xml:space="preserve"> </w:t>
            </w:r>
            <w:r w:rsidRPr="004257CD">
              <w:rPr>
                <w:sz w:val="18"/>
                <w:szCs w:val="24"/>
              </w:rPr>
              <w:t xml:space="preserve"> </w:t>
            </w:r>
          </w:p>
          <w:p w14:paraId="684496B7" w14:textId="77777777" w:rsidR="00AC318E" w:rsidRPr="004B30EA" w:rsidRDefault="00AC318E" w:rsidP="00073B05">
            <w:pPr>
              <w:pStyle w:val="aa"/>
              <w:widowControl w:val="0"/>
              <w:spacing w:after="40"/>
              <w:jc w:val="both"/>
              <w:rPr>
                <w:sz w:val="24"/>
                <w:szCs w:val="24"/>
              </w:rPr>
              <w:pPrChange w:id="18" w:author="Li Jianfeng" w:date="2026-09-02T16:59:00Z" w16du:dateUtc="2026-09-02T08:59:00Z">
                <w:pPr>
                  <w:pStyle w:val="aa"/>
                  <w:widowControl w:val="0"/>
                  <w:spacing w:after="40"/>
                </w:pPr>
              </w:pPrChange>
            </w:pPr>
            <w:r w:rsidRPr="004B30EA">
              <w:rPr>
                <w:sz w:val="18"/>
                <w:szCs w:val="24"/>
              </w:rPr>
              <w:t>If non-NTU IP, kindly state: __________________________________</w:t>
            </w:r>
          </w:p>
          <w:p w14:paraId="2A56CA2A" w14:textId="77777777" w:rsidR="00AC318E" w:rsidRPr="004B30EA" w:rsidRDefault="00AC318E" w:rsidP="00073B05">
            <w:pPr>
              <w:pStyle w:val="aa"/>
              <w:widowControl w:val="0"/>
              <w:spacing w:after="40"/>
              <w:jc w:val="both"/>
              <w:rPr>
                <w:i/>
                <w:sz w:val="24"/>
                <w:szCs w:val="24"/>
              </w:rPr>
            </w:pPr>
            <w:r w:rsidRPr="004B30EA">
              <w:rPr>
                <w:i/>
                <w:sz w:val="18"/>
                <w:szCs w:val="24"/>
              </w:rPr>
              <w:t>Kindly also elaborate for non-NTU IPs, whether the IP has been returned to you by NTU or whether it is your own IP.</w:t>
            </w:r>
          </w:p>
          <w:p w14:paraId="5E96855F" w14:textId="77777777" w:rsidR="00AC318E" w:rsidRPr="004B30EA" w:rsidRDefault="00AC318E" w:rsidP="00073B05">
            <w:pPr>
              <w:pStyle w:val="aa"/>
              <w:widowControl w:val="0"/>
              <w:spacing w:after="40"/>
              <w:jc w:val="both"/>
              <w:rPr>
                <w:sz w:val="24"/>
                <w:szCs w:val="24"/>
              </w:rPr>
              <w:pPrChange w:id="19" w:author="Li Jianfeng" w:date="2026-09-02T16:59:00Z" w16du:dateUtc="2026-09-02T08:59:00Z">
                <w:pPr>
                  <w:pStyle w:val="aa"/>
                  <w:widowControl w:val="0"/>
                  <w:spacing w:after="40"/>
                </w:pPr>
              </w:pPrChange>
            </w:pPr>
          </w:p>
          <w:p w14:paraId="4F877EBA" w14:textId="77777777" w:rsidR="00AC318E" w:rsidRPr="004B30EA" w:rsidRDefault="00AC318E" w:rsidP="00073B05">
            <w:pPr>
              <w:pStyle w:val="aa"/>
              <w:widowControl w:val="0"/>
              <w:numPr>
                <w:ilvl w:val="0"/>
                <w:numId w:val="2"/>
              </w:numPr>
              <w:spacing w:after="40"/>
              <w:jc w:val="both"/>
              <w:rPr>
                <w:sz w:val="24"/>
                <w:szCs w:val="24"/>
              </w:rPr>
            </w:pPr>
            <w:r w:rsidRPr="004B30EA">
              <w:rPr>
                <w:sz w:val="18"/>
                <w:szCs w:val="24"/>
              </w:rPr>
              <w:t xml:space="preserve">Has the research of this application been completed? </w:t>
            </w:r>
            <w:r w:rsidR="00F84C77">
              <w:rPr>
                <w:sz w:val="18"/>
                <w:szCs w:val="24"/>
              </w:rPr>
              <w:tab/>
            </w:r>
            <w:r w:rsidR="00F84C77">
              <w:rPr>
                <w:sz w:val="18"/>
                <w:szCs w:val="24"/>
              </w:rPr>
              <w:tab/>
            </w:r>
            <w:sdt>
              <w:sdtPr>
                <w:rPr>
                  <w:sz w:val="28"/>
                  <w:szCs w:val="28"/>
                </w:rPr>
                <w:id w:val="1253470745"/>
                <w14:checkbox>
                  <w14:checked w14:val="1"/>
                  <w14:checkedState w14:val="2611" w14:font="Aptos Narrow"/>
                  <w14:uncheckedState w14:val="2610" w14:font="MS Gothic"/>
                </w14:checkbox>
              </w:sdtPr>
              <w:sdtContent>
                <w:r w:rsidR="003E0F44">
                  <w:rPr>
                    <w:sz w:val="28"/>
                    <w:szCs w:val="28"/>
                  </w:rPr>
                  <w:t>☑</w:t>
                </w:r>
              </w:sdtContent>
            </w:sdt>
            <w:r w:rsidRPr="004B30EA">
              <w:rPr>
                <w:sz w:val="18"/>
                <w:szCs w:val="24"/>
              </w:rPr>
              <w:t xml:space="preserve">  Yes  </w:t>
            </w:r>
            <w:sdt>
              <w:sdtPr>
                <w:rPr>
                  <w:sz w:val="28"/>
                  <w:szCs w:val="28"/>
                </w:rPr>
                <w:id w:val="1685399415"/>
                <w14:checkbox>
                  <w14:checked w14:val="0"/>
                  <w14:checkedState w14:val="2611" w14:font="Aptos Narrow"/>
                  <w14:uncheckedState w14:val="2610" w14:font="MS Gothic"/>
                </w14:checkbox>
              </w:sdtPr>
              <w:sdtContent>
                <w:r w:rsidR="00BF4F8F">
                  <w:rPr>
                    <w:rFonts w:hint="eastAsia"/>
                    <w:sz w:val="28"/>
                    <w:szCs w:val="28"/>
                  </w:rPr>
                  <w:t>☐</w:t>
                </w:r>
              </w:sdtContent>
            </w:sdt>
            <w:r w:rsidRPr="004B30EA">
              <w:rPr>
                <w:sz w:val="18"/>
                <w:szCs w:val="24"/>
              </w:rPr>
              <w:t xml:space="preserve">  No</w:t>
            </w:r>
          </w:p>
          <w:p w14:paraId="1C159105" w14:textId="77777777" w:rsidR="00AC318E" w:rsidRPr="004B30EA" w:rsidRDefault="000227C1" w:rsidP="00073B05">
            <w:pPr>
              <w:pStyle w:val="aa"/>
              <w:widowControl w:val="0"/>
              <w:spacing w:after="40"/>
              <w:jc w:val="both"/>
              <w:rPr>
                <w:sz w:val="24"/>
                <w:szCs w:val="24"/>
              </w:rPr>
              <w:pPrChange w:id="20" w:author="Li Jianfeng" w:date="2026-09-02T16:59:00Z" w16du:dateUtc="2026-09-02T08:59:00Z">
                <w:pPr>
                  <w:pStyle w:val="aa"/>
                  <w:widowControl w:val="0"/>
                  <w:spacing w:after="40"/>
                </w:pPr>
              </w:pPrChange>
            </w:pPr>
            <w:r>
              <w:rPr>
                <w:sz w:val="18"/>
                <w:szCs w:val="24"/>
              </w:rPr>
              <w:t>H</w:t>
            </w:r>
            <w:r w:rsidR="00AC318E" w:rsidRPr="004B30EA">
              <w:rPr>
                <w:sz w:val="18"/>
                <w:szCs w:val="24"/>
              </w:rPr>
              <w:t>as any proof-of-principle been obtained?</w:t>
            </w:r>
            <w:r w:rsidR="00F84C77">
              <w:rPr>
                <w:sz w:val="18"/>
                <w:szCs w:val="24"/>
              </w:rPr>
              <w:tab/>
            </w:r>
            <w:r w:rsidR="00F84C77">
              <w:rPr>
                <w:sz w:val="18"/>
                <w:szCs w:val="24"/>
              </w:rPr>
              <w:tab/>
            </w:r>
            <w:r>
              <w:rPr>
                <w:sz w:val="18"/>
                <w:szCs w:val="24"/>
              </w:rPr>
              <w:tab/>
            </w:r>
            <w:r w:rsidR="00F84C77">
              <w:rPr>
                <w:sz w:val="18"/>
                <w:szCs w:val="24"/>
              </w:rPr>
              <w:tab/>
            </w:r>
            <w:sdt>
              <w:sdtPr>
                <w:rPr>
                  <w:sz w:val="28"/>
                  <w:szCs w:val="28"/>
                </w:rPr>
                <w:id w:val="-255514142"/>
                <w14:checkbox>
                  <w14:checked w14:val="0"/>
                  <w14:checkedState w14:val="2611" w14:font="Aptos Narrow"/>
                  <w14:uncheckedState w14:val="2610" w14:font="MS Gothic"/>
                </w14:checkbox>
              </w:sdtPr>
              <w:sdtContent>
                <w:r w:rsidR="00BF4F8F">
                  <w:rPr>
                    <w:rFonts w:hint="eastAsia"/>
                    <w:sz w:val="28"/>
                    <w:szCs w:val="28"/>
                  </w:rPr>
                  <w:t>☐</w:t>
                </w:r>
              </w:sdtContent>
            </w:sdt>
            <w:r w:rsidR="00AC318E" w:rsidRPr="004B30EA">
              <w:rPr>
                <w:sz w:val="18"/>
                <w:szCs w:val="24"/>
              </w:rPr>
              <w:t xml:space="preserve">  Yes  </w:t>
            </w:r>
            <w:sdt>
              <w:sdtPr>
                <w:rPr>
                  <w:sz w:val="28"/>
                  <w:szCs w:val="28"/>
                </w:rPr>
                <w:id w:val="622737231"/>
                <w14:checkbox>
                  <w14:checked w14:val="1"/>
                  <w14:checkedState w14:val="2611" w14:font="Aptos Narrow"/>
                  <w14:uncheckedState w14:val="2610" w14:font="MS Gothic"/>
                </w14:checkbox>
              </w:sdtPr>
              <w:sdtContent>
                <w:r w:rsidR="003E0F44">
                  <w:rPr>
                    <w:sz w:val="28"/>
                    <w:szCs w:val="28"/>
                  </w:rPr>
                  <w:t>☑</w:t>
                </w:r>
              </w:sdtContent>
            </w:sdt>
            <w:r w:rsidR="00BF4F8F" w:rsidRPr="004B30EA">
              <w:rPr>
                <w:sz w:val="18"/>
                <w:szCs w:val="24"/>
              </w:rPr>
              <w:t xml:space="preserve"> </w:t>
            </w:r>
            <w:r w:rsidR="00AC318E" w:rsidRPr="004B30EA">
              <w:rPr>
                <w:sz w:val="18"/>
                <w:szCs w:val="24"/>
              </w:rPr>
              <w:t xml:space="preserve"> No</w:t>
            </w:r>
          </w:p>
          <w:p w14:paraId="0269326E" w14:textId="77777777" w:rsidR="00AC318E" w:rsidRPr="004B30EA" w:rsidRDefault="000227C1" w:rsidP="00073B05">
            <w:pPr>
              <w:pStyle w:val="aa"/>
              <w:widowControl w:val="0"/>
              <w:spacing w:after="40"/>
              <w:jc w:val="both"/>
              <w:rPr>
                <w:sz w:val="24"/>
                <w:szCs w:val="24"/>
              </w:rPr>
            </w:pPr>
            <w:r>
              <w:rPr>
                <w:sz w:val="18"/>
                <w:szCs w:val="24"/>
              </w:rPr>
              <w:t>H</w:t>
            </w:r>
            <w:r w:rsidR="00AC318E" w:rsidRPr="004B30EA">
              <w:rPr>
                <w:sz w:val="18"/>
                <w:szCs w:val="24"/>
              </w:rPr>
              <w:t xml:space="preserve">as any paper on this technology been published? </w:t>
            </w:r>
            <w:r w:rsidR="00F84C77">
              <w:rPr>
                <w:sz w:val="18"/>
                <w:szCs w:val="24"/>
              </w:rPr>
              <w:tab/>
            </w:r>
            <w:r>
              <w:rPr>
                <w:sz w:val="18"/>
                <w:szCs w:val="24"/>
              </w:rPr>
              <w:tab/>
            </w:r>
            <w:r w:rsidR="00F84C77">
              <w:rPr>
                <w:sz w:val="18"/>
                <w:szCs w:val="24"/>
              </w:rPr>
              <w:tab/>
            </w:r>
            <w:sdt>
              <w:sdtPr>
                <w:rPr>
                  <w:sz w:val="28"/>
                  <w:szCs w:val="28"/>
                </w:rPr>
                <w:id w:val="1444812818"/>
                <w14:checkbox>
                  <w14:checked w14:val="1"/>
                  <w14:checkedState w14:val="2611" w14:font="Aptos Narrow"/>
                  <w14:uncheckedState w14:val="2610" w14:font="MS Gothic"/>
                </w14:checkbox>
              </w:sdtPr>
              <w:sdtContent>
                <w:r w:rsidR="003E0F44">
                  <w:rPr>
                    <w:sz w:val="28"/>
                    <w:szCs w:val="28"/>
                  </w:rPr>
                  <w:t>☑</w:t>
                </w:r>
              </w:sdtContent>
            </w:sdt>
            <w:r w:rsidR="00AC318E" w:rsidRPr="004B30EA">
              <w:rPr>
                <w:sz w:val="18"/>
                <w:szCs w:val="24"/>
              </w:rPr>
              <w:t xml:space="preserve"> Yes </w:t>
            </w:r>
            <w:r w:rsidR="00BF4F8F">
              <w:rPr>
                <w:sz w:val="18"/>
                <w:szCs w:val="24"/>
              </w:rPr>
              <w:t xml:space="preserve"> </w:t>
            </w:r>
            <w:r w:rsidR="00AC318E" w:rsidRPr="004B30EA">
              <w:rPr>
                <w:sz w:val="18"/>
                <w:szCs w:val="24"/>
              </w:rPr>
              <w:t xml:space="preserve"> </w:t>
            </w:r>
            <w:sdt>
              <w:sdtPr>
                <w:rPr>
                  <w:sz w:val="28"/>
                  <w:szCs w:val="28"/>
                </w:rPr>
                <w:id w:val="1730653237"/>
                <w14:checkbox>
                  <w14:checked w14:val="0"/>
                  <w14:checkedState w14:val="2611" w14:font="Aptos Narrow"/>
                  <w14:uncheckedState w14:val="2610" w14:font="MS Gothic"/>
                </w14:checkbox>
              </w:sdtPr>
              <w:sdtContent>
                <w:r w:rsidR="00BF4F8F">
                  <w:rPr>
                    <w:rFonts w:hint="eastAsia"/>
                    <w:sz w:val="28"/>
                    <w:szCs w:val="28"/>
                  </w:rPr>
                  <w:t>☐</w:t>
                </w:r>
              </w:sdtContent>
            </w:sdt>
            <w:r w:rsidR="00AC318E" w:rsidRPr="004B30EA">
              <w:rPr>
                <w:sz w:val="18"/>
                <w:szCs w:val="24"/>
              </w:rPr>
              <w:t xml:space="preserve"> No</w:t>
            </w:r>
          </w:p>
          <w:p w14:paraId="18C04FA0" w14:textId="77777777" w:rsidR="00AC318E" w:rsidRPr="004B30EA" w:rsidRDefault="00AC318E" w:rsidP="00073B05">
            <w:pPr>
              <w:pStyle w:val="aa"/>
              <w:widowControl w:val="0"/>
              <w:spacing w:after="40"/>
              <w:jc w:val="both"/>
              <w:rPr>
                <w:sz w:val="24"/>
                <w:szCs w:val="24"/>
              </w:rPr>
              <w:pPrChange w:id="21" w:author="Li Jianfeng" w:date="2026-09-02T16:59:00Z" w16du:dateUtc="2026-09-02T08:59:00Z">
                <w:pPr>
                  <w:pStyle w:val="aa"/>
                  <w:widowControl w:val="0"/>
                  <w:spacing w:after="40"/>
                </w:pPr>
              </w:pPrChange>
            </w:pPr>
          </w:p>
          <w:p w14:paraId="24BB604E" w14:textId="77777777" w:rsidR="00D041D9" w:rsidRDefault="0001668F" w:rsidP="00073B05">
            <w:pPr>
              <w:pStyle w:val="aa"/>
              <w:widowControl w:val="0"/>
              <w:numPr>
                <w:ilvl w:val="0"/>
                <w:numId w:val="2"/>
              </w:numPr>
              <w:spacing w:after="40"/>
              <w:jc w:val="both"/>
              <w:rPr>
                <w:sz w:val="24"/>
                <w:szCs w:val="24"/>
              </w:rPr>
            </w:pPr>
            <w:r w:rsidRPr="0001668F">
              <w:rPr>
                <w:sz w:val="18"/>
                <w:szCs w:val="24"/>
              </w:rPr>
              <w:t xml:space="preserve">Have you </w:t>
            </w:r>
            <w:r w:rsidR="000227C1">
              <w:rPr>
                <w:sz w:val="18"/>
                <w:szCs w:val="24"/>
              </w:rPr>
              <w:t xml:space="preserve">previously </w:t>
            </w:r>
            <w:r w:rsidRPr="0001668F">
              <w:rPr>
                <w:sz w:val="18"/>
                <w:szCs w:val="24"/>
              </w:rPr>
              <w:t xml:space="preserve">applied for </w:t>
            </w:r>
            <w:r w:rsidR="00D041D9">
              <w:rPr>
                <w:sz w:val="18"/>
                <w:szCs w:val="24"/>
              </w:rPr>
              <w:t xml:space="preserve">previous </w:t>
            </w:r>
            <w:r w:rsidR="00144042">
              <w:rPr>
                <w:sz w:val="18"/>
                <w:szCs w:val="24"/>
              </w:rPr>
              <w:t xml:space="preserve">NTUitive Gap Fund </w:t>
            </w:r>
            <w:r w:rsidR="00D041D9">
              <w:rPr>
                <w:sz w:val="18"/>
                <w:szCs w:val="24"/>
              </w:rPr>
              <w:t>calls</w:t>
            </w:r>
            <w:r w:rsidR="00144042">
              <w:rPr>
                <w:sz w:val="18"/>
                <w:szCs w:val="24"/>
              </w:rPr>
              <w:t>?</w:t>
            </w:r>
          </w:p>
          <w:p w14:paraId="436A5D23" w14:textId="77777777" w:rsidR="008E4EB9" w:rsidRPr="004B30EA" w:rsidRDefault="004257CD" w:rsidP="00073B05">
            <w:pPr>
              <w:pStyle w:val="aa"/>
              <w:widowControl w:val="0"/>
              <w:spacing w:after="40"/>
              <w:jc w:val="both"/>
              <w:rPr>
                <w:sz w:val="24"/>
                <w:szCs w:val="24"/>
              </w:rPr>
              <w:pPrChange w:id="22" w:author="Li Jianfeng" w:date="2026-09-02T16:59:00Z" w16du:dateUtc="2026-09-02T08:59:00Z">
                <w:pPr>
                  <w:pStyle w:val="aa"/>
                  <w:widowControl w:val="0"/>
                  <w:spacing w:after="40"/>
                </w:pPr>
              </w:pPrChange>
            </w:pPr>
            <w:r>
              <w:rPr>
                <w:sz w:val="18"/>
                <w:szCs w:val="24"/>
              </w:rPr>
              <w:tab/>
            </w:r>
            <w:r>
              <w:rPr>
                <w:sz w:val="18"/>
                <w:szCs w:val="24"/>
              </w:rPr>
              <w:tab/>
            </w:r>
            <w:r>
              <w:rPr>
                <w:sz w:val="18"/>
                <w:szCs w:val="24"/>
              </w:rPr>
              <w:tab/>
            </w:r>
            <w:r w:rsidR="00D041D9">
              <w:rPr>
                <w:sz w:val="18"/>
                <w:szCs w:val="24"/>
              </w:rPr>
              <w:t xml:space="preserve">                      </w:t>
            </w:r>
            <w:r>
              <w:rPr>
                <w:sz w:val="18"/>
                <w:szCs w:val="24"/>
              </w:rPr>
              <w:t xml:space="preserve">                              </w:t>
            </w:r>
            <w:r w:rsidR="00D041D9">
              <w:rPr>
                <w:sz w:val="18"/>
                <w:szCs w:val="24"/>
              </w:rPr>
              <w:t xml:space="preserve">          </w:t>
            </w:r>
            <w:r w:rsidR="00F84C77">
              <w:rPr>
                <w:sz w:val="18"/>
                <w:szCs w:val="24"/>
              </w:rPr>
              <w:tab/>
            </w:r>
            <w:sdt>
              <w:sdtPr>
                <w:rPr>
                  <w:sz w:val="28"/>
                  <w:szCs w:val="28"/>
                </w:rPr>
                <w:id w:val="2025118682"/>
                <w14:checkbox>
                  <w14:checked w14:val="0"/>
                  <w14:checkedState w14:val="2611" w14:font="Aptos Narrow"/>
                  <w14:uncheckedState w14:val="2610" w14:font="MS Gothic"/>
                </w14:checkbox>
              </w:sdtPr>
              <w:sdtContent>
                <w:r w:rsidR="00BF4F8F">
                  <w:rPr>
                    <w:rFonts w:hint="eastAsia"/>
                    <w:sz w:val="28"/>
                    <w:szCs w:val="28"/>
                  </w:rPr>
                  <w:t>☐</w:t>
                </w:r>
              </w:sdtContent>
            </w:sdt>
            <w:r w:rsidR="008E4EB9" w:rsidRPr="004B30EA">
              <w:rPr>
                <w:sz w:val="18"/>
                <w:szCs w:val="24"/>
              </w:rPr>
              <w:t xml:space="preserve"> Yes </w:t>
            </w:r>
            <w:r w:rsidR="00BF4F8F">
              <w:rPr>
                <w:sz w:val="18"/>
                <w:szCs w:val="24"/>
              </w:rPr>
              <w:t xml:space="preserve"> </w:t>
            </w:r>
            <w:r w:rsidR="008E4EB9" w:rsidRPr="004B30EA">
              <w:rPr>
                <w:sz w:val="18"/>
                <w:szCs w:val="24"/>
              </w:rPr>
              <w:t xml:space="preserve"> </w:t>
            </w:r>
            <w:sdt>
              <w:sdtPr>
                <w:rPr>
                  <w:sz w:val="28"/>
                  <w:szCs w:val="28"/>
                </w:rPr>
                <w:id w:val="-1413000661"/>
                <w14:checkbox>
                  <w14:checked w14:val="1"/>
                  <w14:checkedState w14:val="2611" w14:font="Aptos Narrow"/>
                  <w14:uncheckedState w14:val="2610" w14:font="MS Gothic"/>
                </w14:checkbox>
              </w:sdtPr>
              <w:sdtContent>
                <w:r w:rsidR="003E0F44">
                  <w:rPr>
                    <w:sz w:val="28"/>
                    <w:szCs w:val="28"/>
                  </w:rPr>
                  <w:t>☑</w:t>
                </w:r>
              </w:sdtContent>
            </w:sdt>
            <w:r w:rsidR="008E4EB9" w:rsidRPr="004B30EA">
              <w:rPr>
                <w:sz w:val="18"/>
                <w:szCs w:val="24"/>
              </w:rPr>
              <w:t xml:space="preserve">  No</w:t>
            </w:r>
          </w:p>
          <w:p w14:paraId="6283E885" w14:textId="77777777" w:rsidR="00AC318E" w:rsidRDefault="006649B7" w:rsidP="00073B05">
            <w:pPr>
              <w:pStyle w:val="aa"/>
              <w:widowControl w:val="0"/>
              <w:spacing w:after="40"/>
              <w:jc w:val="both"/>
              <w:rPr>
                <w:sz w:val="24"/>
                <w:szCs w:val="24"/>
              </w:rPr>
            </w:pPr>
            <w:r>
              <w:rPr>
                <w:sz w:val="18"/>
                <w:szCs w:val="24"/>
              </w:rPr>
              <w:t xml:space="preserve">If yes, </w:t>
            </w:r>
            <w:r w:rsidR="00761106">
              <w:rPr>
                <w:sz w:val="18"/>
                <w:szCs w:val="24"/>
              </w:rPr>
              <w:t>was it successful in the previous grant call</w:t>
            </w:r>
            <w:r>
              <w:rPr>
                <w:sz w:val="18"/>
                <w:szCs w:val="24"/>
              </w:rPr>
              <w:t xml:space="preserve">? </w:t>
            </w:r>
            <w:r w:rsidR="00F84C77">
              <w:rPr>
                <w:sz w:val="18"/>
                <w:szCs w:val="24"/>
              </w:rPr>
              <w:tab/>
            </w:r>
            <w:r w:rsidR="00F84C77">
              <w:rPr>
                <w:sz w:val="18"/>
                <w:szCs w:val="24"/>
              </w:rPr>
              <w:tab/>
            </w:r>
            <w:r w:rsidR="00F84C77">
              <w:rPr>
                <w:sz w:val="18"/>
                <w:szCs w:val="24"/>
              </w:rPr>
              <w:tab/>
            </w:r>
            <w:sdt>
              <w:sdtPr>
                <w:rPr>
                  <w:sz w:val="28"/>
                  <w:szCs w:val="28"/>
                </w:rPr>
                <w:id w:val="-353340259"/>
                <w14:checkbox>
                  <w14:checked w14:val="0"/>
                  <w14:checkedState w14:val="2611" w14:font="Aptos Narrow"/>
                  <w14:uncheckedState w14:val="2610" w14:font="MS Gothic"/>
                </w14:checkbox>
              </w:sdtPr>
              <w:sdtContent>
                <w:r w:rsidR="00BF4F8F">
                  <w:rPr>
                    <w:rFonts w:hint="eastAsia"/>
                    <w:sz w:val="28"/>
                    <w:szCs w:val="28"/>
                  </w:rPr>
                  <w:t>☐</w:t>
                </w:r>
              </w:sdtContent>
            </w:sdt>
            <w:r w:rsidRPr="004B30EA">
              <w:rPr>
                <w:sz w:val="18"/>
                <w:szCs w:val="24"/>
              </w:rPr>
              <w:t xml:space="preserve">  Yes  </w:t>
            </w:r>
            <w:sdt>
              <w:sdtPr>
                <w:rPr>
                  <w:sz w:val="28"/>
                  <w:szCs w:val="28"/>
                </w:rPr>
                <w:id w:val="-715046467"/>
                <w14:checkbox>
                  <w14:checked w14:val="0"/>
                  <w14:checkedState w14:val="2611" w14:font="Aptos Narrow"/>
                  <w14:uncheckedState w14:val="2610" w14:font="MS Gothic"/>
                </w14:checkbox>
              </w:sdtPr>
              <w:sdtContent>
                <w:r w:rsidR="00BF4F8F">
                  <w:rPr>
                    <w:rFonts w:hint="eastAsia"/>
                    <w:sz w:val="28"/>
                    <w:szCs w:val="28"/>
                  </w:rPr>
                  <w:t>☐</w:t>
                </w:r>
              </w:sdtContent>
            </w:sdt>
            <w:r w:rsidRPr="004B30EA">
              <w:rPr>
                <w:sz w:val="18"/>
                <w:szCs w:val="24"/>
              </w:rPr>
              <w:t xml:space="preserve">  No</w:t>
            </w:r>
          </w:p>
          <w:p w14:paraId="797C2A3A" w14:textId="77777777" w:rsidR="00761106" w:rsidRDefault="006649B7" w:rsidP="00073B05">
            <w:pPr>
              <w:pStyle w:val="aa"/>
              <w:widowControl w:val="0"/>
              <w:spacing w:after="40"/>
              <w:jc w:val="both"/>
              <w:rPr>
                <w:sz w:val="24"/>
                <w:szCs w:val="24"/>
              </w:rPr>
            </w:pPr>
            <w:r>
              <w:rPr>
                <w:sz w:val="18"/>
                <w:szCs w:val="24"/>
              </w:rPr>
              <w:t xml:space="preserve">If </w:t>
            </w:r>
            <w:r w:rsidR="00761106">
              <w:rPr>
                <w:sz w:val="18"/>
                <w:szCs w:val="24"/>
              </w:rPr>
              <w:t>no</w:t>
            </w:r>
            <w:r>
              <w:rPr>
                <w:sz w:val="18"/>
                <w:szCs w:val="24"/>
              </w:rPr>
              <w:t xml:space="preserve">, </w:t>
            </w:r>
            <w:r w:rsidR="00761106">
              <w:rPr>
                <w:sz w:val="18"/>
                <w:szCs w:val="24"/>
              </w:rPr>
              <w:t>at which stage was it rejected?</w:t>
            </w:r>
            <w:r w:rsidR="006419F0">
              <w:rPr>
                <w:sz w:val="18"/>
                <w:szCs w:val="24"/>
              </w:rPr>
              <w:t xml:space="preserve"> Please complete </w:t>
            </w:r>
            <w:r w:rsidR="006419F0" w:rsidRPr="006419F0">
              <w:rPr>
                <w:sz w:val="18"/>
                <w:szCs w:val="24"/>
              </w:rPr>
              <w:t>Section 7.</w:t>
            </w:r>
            <w:r w:rsidR="00F84C77">
              <w:rPr>
                <w:sz w:val="18"/>
                <w:szCs w:val="24"/>
              </w:rPr>
              <w:tab/>
            </w:r>
            <w:r w:rsidR="00761106">
              <w:rPr>
                <w:sz w:val="18"/>
                <w:szCs w:val="24"/>
              </w:rPr>
              <w:tab/>
            </w:r>
            <w:r w:rsidR="00761106">
              <w:rPr>
                <w:sz w:val="18"/>
                <w:szCs w:val="24"/>
              </w:rPr>
              <w:tab/>
            </w:r>
            <w:r w:rsidR="00761106">
              <w:rPr>
                <w:sz w:val="18"/>
                <w:szCs w:val="24"/>
              </w:rPr>
              <w:tab/>
            </w:r>
          </w:p>
          <w:p w14:paraId="2B6CF333" w14:textId="77777777" w:rsidR="00761106" w:rsidRPr="00761106" w:rsidRDefault="00000000" w:rsidP="00073B05">
            <w:pPr>
              <w:pStyle w:val="aa"/>
              <w:widowControl w:val="0"/>
              <w:spacing w:after="40"/>
              <w:jc w:val="both"/>
              <w:rPr>
                <w:sz w:val="24"/>
                <w:szCs w:val="24"/>
              </w:rPr>
              <w:pPrChange w:id="23" w:author="Li Jianfeng" w:date="2026-09-02T16:59:00Z" w16du:dateUtc="2026-09-02T08:59:00Z">
                <w:pPr>
                  <w:pStyle w:val="aa"/>
                  <w:widowControl w:val="0"/>
                  <w:spacing w:after="40"/>
                </w:pPr>
              </w:pPrChange>
            </w:pPr>
            <w:sdt>
              <w:sdtPr>
                <w:rPr>
                  <w:sz w:val="28"/>
                  <w:szCs w:val="28"/>
                </w:rPr>
                <w:id w:val="-1451850525"/>
                <w14:checkbox>
                  <w14:checked w14:val="0"/>
                  <w14:checkedState w14:val="2611" w14:font="Aptos Narrow"/>
                  <w14:uncheckedState w14:val="2610" w14:font="MS Gothic"/>
                </w14:checkbox>
              </w:sdtPr>
              <w:sdtContent>
                <w:r w:rsidR="00BF4F8F">
                  <w:rPr>
                    <w:rFonts w:hint="eastAsia"/>
                    <w:sz w:val="28"/>
                    <w:szCs w:val="28"/>
                  </w:rPr>
                  <w:t>☐</w:t>
                </w:r>
              </w:sdtContent>
            </w:sdt>
            <w:r w:rsidR="00761106" w:rsidRPr="004B30EA">
              <w:rPr>
                <w:sz w:val="18"/>
                <w:szCs w:val="24"/>
              </w:rPr>
              <w:t xml:space="preserve">  </w:t>
            </w:r>
            <w:r w:rsidR="00761106">
              <w:rPr>
                <w:sz w:val="18"/>
                <w:szCs w:val="24"/>
              </w:rPr>
              <w:t>Preliminary</w:t>
            </w:r>
            <w:r w:rsidR="006649B7">
              <w:rPr>
                <w:sz w:val="18"/>
                <w:szCs w:val="24"/>
              </w:rPr>
              <w:t xml:space="preserve"> </w:t>
            </w:r>
            <w:sdt>
              <w:sdtPr>
                <w:rPr>
                  <w:sz w:val="28"/>
                  <w:szCs w:val="28"/>
                </w:rPr>
                <w:id w:val="-1980216438"/>
                <w14:checkbox>
                  <w14:checked w14:val="0"/>
                  <w14:checkedState w14:val="2611" w14:font="Aptos Narrow"/>
                  <w14:uncheckedState w14:val="2610" w14:font="MS Gothic"/>
                </w14:checkbox>
              </w:sdtPr>
              <w:sdtContent>
                <w:r w:rsidR="00BF4F8F">
                  <w:rPr>
                    <w:rFonts w:hint="eastAsia"/>
                    <w:sz w:val="28"/>
                    <w:szCs w:val="28"/>
                  </w:rPr>
                  <w:t>☐</w:t>
                </w:r>
              </w:sdtContent>
            </w:sdt>
            <w:r w:rsidR="00761106" w:rsidRPr="004B30EA">
              <w:rPr>
                <w:sz w:val="18"/>
                <w:szCs w:val="24"/>
              </w:rPr>
              <w:t xml:space="preserve">  </w:t>
            </w:r>
            <w:r w:rsidR="00761106">
              <w:rPr>
                <w:sz w:val="18"/>
                <w:szCs w:val="24"/>
              </w:rPr>
              <w:t xml:space="preserve">Internal Review </w:t>
            </w:r>
            <w:sdt>
              <w:sdtPr>
                <w:rPr>
                  <w:sz w:val="28"/>
                  <w:szCs w:val="28"/>
                </w:rPr>
                <w:id w:val="-623155351"/>
                <w14:checkbox>
                  <w14:checked w14:val="0"/>
                  <w14:checkedState w14:val="2611" w14:font="Aptos Narrow"/>
                  <w14:uncheckedState w14:val="2610" w14:font="MS Gothic"/>
                </w14:checkbox>
              </w:sdtPr>
              <w:sdtContent>
                <w:r w:rsidR="00BF4F8F">
                  <w:rPr>
                    <w:rFonts w:hint="eastAsia"/>
                    <w:sz w:val="28"/>
                    <w:szCs w:val="28"/>
                  </w:rPr>
                  <w:t>☐</w:t>
                </w:r>
              </w:sdtContent>
            </w:sdt>
            <w:r w:rsidR="00761106" w:rsidRPr="004B30EA">
              <w:rPr>
                <w:sz w:val="18"/>
                <w:szCs w:val="24"/>
              </w:rPr>
              <w:t xml:space="preserve">  </w:t>
            </w:r>
            <w:r w:rsidR="00761106">
              <w:rPr>
                <w:sz w:val="18"/>
                <w:szCs w:val="24"/>
              </w:rPr>
              <w:t>External Review</w:t>
            </w:r>
            <w:r w:rsidR="00761106" w:rsidRPr="00761106">
              <w:rPr>
                <w:sz w:val="18"/>
                <w:szCs w:val="24"/>
              </w:rPr>
              <w:tab/>
            </w:r>
            <w:r w:rsidR="00761106" w:rsidRPr="00761106">
              <w:rPr>
                <w:sz w:val="18"/>
                <w:szCs w:val="24"/>
              </w:rPr>
              <w:tab/>
            </w:r>
            <w:r w:rsidR="00761106" w:rsidRPr="00761106">
              <w:rPr>
                <w:sz w:val="18"/>
                <w:szCs w:val="24"/>
              </w:rPr>
              <w:tab/>
            </w:r>
          </w:p>
          <w:p w14:paraId="0DBAB662" w14:textId="77777777" w:rsidR="00AC318E" w:rsidRPr="004B30EA" w:rsidRDefault="00AC318E" w:rsidP="00073B05">
            <w:pPr>
              <w:pStyle w:val="aa"/>
              <w:widowControl w:val="0"/>
              <w:spacing w:after="40"/>
              <w:ind w:left="0"/>
              <w:jc w:val="both"/>
              <w:rPr>
                <w:sz w:val="24"/>
                <w:szCs w:val="24"/>
              </w:rPr>
              <w:pPrChange w:id="24" w:author="Li Jianfeng" w:date="2026-09-02T16:59:00Z" w16du:dateUtc="2026-09-02T08:59:00Z">
                <w:pPr>
                  <w:pStyle w:val="aa"/>
                  <w:widowControl w:val="0"/>
                  <w:spacing w:after="40"/>
                  <w:ind w:left="0"/>
                </w:pPr>
              </w:pPrChange>
            </w:pPr>
          </w:p>
          <w:p w14:paraId="4EF392AF" w14:textId="77777777" w:rsidR="00AC318E" w:rsidRPr="004B30EA" w:rsidRDefault="00AC318E" w:rsidP="00073B05">
            <w:pPr>
              <w:pStyle w:val="aa"/>
              <w:widowControl w:val="0"/>
              <w:numPr>
                <w:ilvl w:val="0"/>
                <w:numId w:val="2"/>
              </w:numPr>
              <w:spacing w:after="40"/>
              <w:jc w:val="both"/>
              <w:rPr>
                <w:sz w:val="24"/>
                <w:szCs w:val="24"/>
              </w:rPr>
              <w:pPrChange w:id="25" w:author="Li Jianfeng" w:date="2026-09-02T16:59:00Z" w16du:dateUtc="2026-09-02T08:59:00Z">
                <w:pPr>
                  <w:pStyle w:val="aa"/>
                  <w:widowControl w:val="0"/>
                  <w:numPr>
                    <w:numId w:val="2"/>
                  </w:numPr>
                  <w:spacing w:after="40"/>
                  <w:ind w:hanging="360"/>
                </w:pPr>
              </w:pPrChange>
            </w:pPr>
            <w:r w:rsidRPr="004B30EA">
              <w:rPr>
                <w:sz w:val="18"/>
                <w:szCs w:val="24"/>
              </w:rPr>
              <w:t xml:space="preserve">Have you started any spin-off companies? </w:t>
            </w:r>
            <w:r w:rsidR="00F84C77">
              <w:rPr>
                <w:sz w:val="18"/>
                <w:szCs w:val="24"/>
              </w:rPr>
              <w:tab/>
            </w:r>
            <w:r w:rsidR="00F84C77">
              <w:rPr>
                <w:sz w:val="18"/>
                <w:szCs w:val="24"/>
              </w:rPr>
              <w:tab/>
            </w:r>
            <w:r w:rsidR="00F84C77">
              <w:rPr>
                <w:sz w:val="18"/>
                <w:szCs w:val="24"/>
              </w:rPr>
              <w:tab/>
            </w:r>
            <w:r w:rsidR="00F84C77">
              <w:rPr>
                <w:sz w:val="18"/>
                <w:szCs w:val="24"/>
              </w:rPr>
              <w:tab/>
            </w:r>
            <w:sdt>
              <w:sdtPr>
                <w:rPr>
                  <w:sz w:val="28"/>
                  <w:szCs w:val="28"/>
                </w:rPr>
                <w:id w:val="-1171719938"/>
                <w14:checkbox>
                  <w14:checked w14:val="0"/>
                  <w14:checkedState w14:val="2611" w14:font="Aptos Narrow"/>
                  <w14:uncheckedState w14:val="2610" w14:font="MS Gothic"/>
                </w14:checkbox>
              </w:sdtPr>
              <w:sdtContent>
                <w:r w:rsidR="00BF4F8F">
                  <w:rPr>
                    <w:rFonts w:hint="eastAsia"/>
                    <w:sz w:val="28"/>
                    <w:szCs w:val="28"/>
                  </w:rPr>
                  <w:t>☐</w:t>
                </w:r>
              </w:sdtContent>
            </w:sdt>
            <w:r w:rsidRPr="004B30EA">
              <w:rPr>
                <w:sz w:val="18"/>
                <w:szCs w:val="24"/>
              </w:rPr>
              <w:t xml:space="preserve">  Yes  </w:t>
            </w:r>
            <w:sdt>
              <w:sdtPr>
                <w:rPr>
                  <w:sz w:val="28"/>
                  <w:szCs w:val="28"/>
                </w:rPr>
                <w:id w:val="1562212983"/>
                <w14:checkbox>
                  <w14:checked w14:val="1"/>
                  <w14:checkedState w14:val="2611" w14:font="Aptos Narrow"/>
                  <w14:uncheckedState w14:val="2610" w14:font="MS Gothic"/>
                </w14:checkbox>
              </w:sdtPr>
              <w:sdtContent>
                <w:r w:rsidR="003E0F44">
                  <w:rPr>
                    <w:sz w:val="28"/>
                    <w:szCs w:val="28"/>
                  </w:rPr>
                  <w:t>☑</w:t>
                </w:r>
              </w:sdtContent>
            </w:sdt>
            <w:r w:rsidRPr="004B30EA">
              <w:rPr>
                <w:sz w:val="18"/>
                <w:szCs w:val="24"/>
              </w:rPr>
              <w:t xml:space="preserve">  No</w:t>
            </w:r>
          </w:p>
          <w:p w14:paraId="714F2F8B" w14:textId="77777777" w:rsidR="00AC318E" w:rsidRPr="004B30EA" w:rsidRDefault="00AC318E" w:rsidP="00073B05">
            <w:pPr>
              <w:pStyle w:val="aa"/>
              <w:widowControl w:val="0"/>
              <w:spacing w:after="40"/>
              <w:ind w:left="709"/>
              <w:jc w:val="both"/>
              <w:rPr>
                <w:sz w:val="24"/>
                <w:szCs w:val="24"/>
              </w:rPr>
            </w:pPr>
            <w:r w:rsidRPr="004B30EA">
              <w:rPr>
                <w:sz w:val="18"/>
                <w:szCs w:val="24"/>
              </w:rPr>
              <w:t xml:space="preserve">If yes, state </w:t>
            </w:r>
            <w:r w:rsidR="006649B7">
              <w:rPr>
                <w:sz w:val="18"/>
                <w:szCs w:val="24"/>
              </w:rPr>
              <w:t xml:space="preserve">the </w:t>
            </w:r>
            <w:r w:rsidRPr="004B30EA">
              <w:rPr>
                <w:sz w:val="18"/>
                <w:szCs w:val="24"/>
              </w:rPr>
              <w:t>company name</w:t>
            </w:r>
            <w:r w:rsidR="00E87013">
              <w:rPr>
                <w:sz w:val="18"/>
                <w:szCs w:val="24"/>
              </w:rPr>
              <w:t>, UEN and</w:t>
            </w:r>
            <w:r w:rsidR="00C2733A">
              <w:rPr>
                <w:sz w:val="18"/>
                <w:szCs w:val="24"/>
              </w:rPr>
              <w:t xml:space="preserve"> date of incorporation</w:t>
            </w:r>
            <w:r w:rsidRPr="004B30EA">
              <w:rPr>
                <w:sz w:val="18"/>
                <w:szCs w:val="24"/>
              </w:rPr>
              <w:t>: ___________________________</w:t>
            </w:r>
            <w:r w:rsidR="00E87013">
              <w:rPr>
                <w:sz w:val="18"/>
                <w:szCs w:val="24"/>
              </w:rPr>
              <w:t>_</w:t>
            </w:r>
            <w:r w:rsidR="00C2733A">
              <w:rPr>
                <w:sz w:val="18"/>
                <w:szCs w:val="24"/>
              </w:rPr>
              <w:t>___________________</w:t>
            </w:r>
            <w:r w:rsidRPr="004B30EA">
              <w:rPr>
                <w:sz w:val="18"/>
                <w:szCs w:val="24"/>
              </w:rPr>
              <w:t>_____</w:t>
            </w:r>
          </w:p>
          <w:p w14:paraId="05DFDDE3" w14:textId="77777777" w:rsidR="00AC318E" w:rsidRPr="00332BEC" w:rsidRDefault="00AC318E" w:rsidP="00073B05">
            <w:pPr>
              <w:pStyle w:val="aa"/>
              <w:widowControl w:val="0"/>
              <w:spacing w:after="40"/>
              <w:ind w:left="709"/>
              <w:jc w:val="both"/>
              <w:rPr>
                <w:sz w:val="24"/>
                <w:szCs w:val="24"/>
              </w:rPr>
              <w:pPrChange w:id="26" w:author="Li Jianfeng" w:date="2026-09-02T16:59:00Z" w16du:dateUtc="2026-09-02T08:59:00Z">
                <w:pPr>
                  <w:pStyle w:val="aa"/>
                  <w:widowControl w:val="0"/>
                  <w:spacing w:after="40"/>
                  <w:ind w:left="709"/>
                </w:pPr>
              </w:pPrChange>
            </w:pPr>
          </w:p>
          <w:p w14:paraId="785000A3" w14:textId="77777777" w:rsidR="00332BEC" w:rsidRDefault="00332BEC" w:rsidP="00073B05">
            <w:pPr>
              <w:pStyle w:val="aa"/>
              <w:widowControl w:val="0"/>
              <w:numPr>
                <w:ilvl w:val="0"/>
                <w:numId w:val="2"/>
              </w:numPr>
              <w:spacing w:after="40"/>
              <w:jc w:val="both"/>
              <w:rPr>
                <w:sz w:val="24"/>
                <w:szCs w:val="24"/>
              </w:rPr>
            </w:pPr>
            <w:r w:rsidRPr="00332BEC">
              <w:rPr>
                <w:sz w:val="18"/>
                <w:szCs w:val="24"/>
              </w:rPr>
              <w:lastRenderedPageBreak/>
              <w:t xml:space="preserve">Are you interested in </w:t>
            </w:r>
            <w:sdt>
              <w:sdtPr>
                <w:rPr>
                  <w:sz w:val="28"/>
                  <w:szCs w:val="28"/>
                </w:rPr>
                <w:id w:val="-377780759"/>
                <w14:checkbox>
                  <w14:checked w14:val="1"/>
                  <w14:checkedState w14:val="2611" w14:font="Aptos Narrow"/>
                  <w14:uncheckedState w14:val="2610" w14:font="MS Gothic"/>
                </w14:checkbox>
              </w:sdtPr>
              <w:sdtContent>
                <w:r w:rsidR="003E0F44">
                  <w:rPr>
                    <w:sz w:val="28"/>
                    <w:szCs w:val="28"/>
                  </w:rPr>
                  <w:t>☑</w:t>
                </w:r>
              </w:sdtContent>
            </w:sdt>
            <w:r w:rsidRPr="00332BEC">
              <w:rPr>
                <w:sz w:val="18"/>
                <w:szCs w:val="24"/>
              </w:rPr>
              <w:t xml:space="preserve"> Licensing the technology </w:t>
            </w:r>
            <w:sdt>
              <w:sdtPr>
                <w:rPr>
                  <w:sz w:val="28"/>
                  <w:szCs w:val="28"/>
                </w:rPr>
                <w:id w:val="1829251606"/>
                <w14:checkbox>
                  <w14:checked w14:val="1"/>
                  <w14:checkedState w14:val="2611" w14:font="Aptos Narrow"/>
                  <w14:uncheckedState w14:val="2610" w14:font="MS Gothic"/>
                </w14:checkbox>
              </w:sdtPr>
              <w:sdtContent>
                <w:r w:rsidR="003E0F44">
                  <w:rPr>
                    <w:sz w:val="28"/>
                    <w:szCs w:val="28"/>
                  </w:rPr>
                  <w:t>☑</w:t>
                </w:r>
              </w:sdtContent>
            </w:sdt>
            <w:r>
              <w:rPr>
                <w:sz w:val="18"/>
                <w:szCs w:val="24"/>
              </w:rPr>
              <w:t xml:space="preserve"> </w:t>
            </w:r>
            <w:r w:rsidR="00640E23">
              <w:rPr>
                <w:sz w:val="18"/>
                <w:szCs w:val="24"/>
              </w:rPr>
              <w:t>C</w:t>
            </w:r>
            <w:r w:rsidRPr="00332BEC">
              <w:rPr>
                <w:sz w:val="18"/>
                <w:szCs w:val="24"/>
              </w:rPr>
              <w:t xml:space="preserve">reating a spin-off </w:t>
            </w:r>
            <w:r>
              <w:rPr>
                <w:sz w:val="18"/>
                <w:szCs w:val="24"/>
              </w:rPr>
              <w:t xml:space="preserve"> </w:t>
            </w:r>
            <w:sdt>
              <w:sdtPr>
                <w:rPr>
                  <w:sz w:val="28"/>
                  <w:szCs w:val="28"/>
                </w:rPr>
                <w:id w:val="190109659"/>
                <w14:checkbox>
                  <w14:checked w14:val="0"/>
                  <w14:checkedState w14:val="2611" w14:font="Aptos Narrow"/>
                  <w14:uncheckedState w14:val="2610" w14:font="MS Gothic"/>
                </w14:checkbox>
              </w:sdtPr>
              <w:sdtContent>
                <w:r w:rsidR="00BF4F8F">
                  <w:rPr>
                    <w:rFonts w:hint="eastAsia"/>
                    <w:sz w:val="28"/>
                    <w:szCs w:val="28"/>
                  </w:rPr>
                  <w:t>☐</w:t>
                </w:r>
              </w:sdtContent>
            </w:sdt>
            <w:r w:rsidRPr="00332BEC">
              <w:rPr>
                <w:sz w:val="18"/>
                <w:szCs w:val="24"/>
              </w:rPr>
              <w:t xml:space="preserve"> </w:t>
            </w:r>
            <w:r w:rsidR="00640E23">
              <w:rPr>
                <w:sz w:val="18"/>
                <w:szCs w:val="24"/>
              </w:rPr>
              <w:t>T</w:t>
            </w:r>
            <w:r w:rsidRPr="00332BEC">
              <w:rPr>
                <w:sz w:val="18"/>
                <w:szCs w:val="24"/>
              </w:rPr>
              <w:t>o be decided later.</w:t>
            </w:r>
          </w:p>
          <w:p w14:paraId="30356FBE" w14:textId="77777777" w:rsidR="00332BEC" w:rsidRPr="00332BEC" w:rsidRDefault="00332BEC" w:rsidP="00073B05">
            <w:pPr>
              <w:pStyle w:val="aa"/>
              <w:widowControl w:val="0"/>
              <w:spacing w:after="40"/>
              <w:jc w:val="both"/>
              <w:rPr>
                <w:sz w:val="24"/>
                <w:szCs w:val="24"/>
              </w:rPr>
              <w:pPrChange w:id="27" w:author="Li Jianfeng" w:date="2026-09-02T16:59:00Z" w16du:dateUtc="2026-09-02T08:59:00Z">
                <w:pPr>
                  <w:pStyle w:val="aa"/>
                  <w:widowControl w:val="0"/>
                  <w:spacing w:after="40"/>
                </w:pPr>
              </w:pPrChange>
            </w:pPr>
          </w:p>
          <w:p w14:paraId="0D0C8FB0" w14:textId="77777777" w:rsidR="00AC318E" w:rsidRPr="004B30EA" w:rsidRDefault="00AC318E" w:rsidP="00073B05">
            <w:pPr>
              <w:pStyle w:val="aa"/>
              <w:widowControl w:val="0"/>
              <w:numPr>
                <w:ilvl w:val="0"/>
                <w:numId w:val="2"/>
              </w:numPr>
              <w:spacing w:after="40"/>
              <w:jc w:val="both"/>
              <w:rPr>
                <w:sz w:val="24"/>
                <w:szCs w:val="24"/>
              </w:rPr>
            </w:pPr>
            <w:r w:rsidRPr="00332BEC">
              <w:rPr>
                <w:sz w:val="18"/>
                <w:szCs w:val="24"/>
              </w:rPr>
              <w:t>Are you</w:t>
            </w:r>
            <w:r w:rsidRPr="004B30EA">
              <w:rPr>
                <w:sz w:val="18"/>
                <w:szCs w:val="24"/>
              </w:rPr>
              <w:t xml:space="preserve"> in discussion with any companies in the industry? </w:t>
            </w:r>
            <w:r w:rsidR="00F84C77">
              <w:rPr>
                <w:sz w:val="18"/>
                <w:szCs w:val="24"/>
              </w:rPr>
              <w:tab/>
            </w:r>
            <w:r w:rsidR="00F84C77">
              <w:rPr>
                <w:sz w:val="18"/>
                <w:szCs w:val="24"/>
              </w:rPr>
              <w:tab/>
            </w:r>
            <w:sdt>
              <w:sdtPr>
                <w:rPr>
                  <w:sz w:val="28"/>
                  <w:szCs w:val="28"/>
                </w:rPr>
                <w:id w:val="-1446315535"/>
                <w14:checkbox>
                  <w14:checked w14:val="0"/>
                  <w14:checkedState w14:val="2611" w14:font="Aptos Narrow"/>
                  <w14:uncheckedState w14:val="2610" w14:font="MS Gothic"/>
                </w14:checkbox>
              </w:sdtPr>
              <w:sdtContent>
                <w:r w:rsidR="003E0F44">
                  <w:rPr>
                    <w:rFonts w:hint="eastAsia"/>
                    <w:sz w:val="28"/>
                    <w:szCs w:val="28"/>
                  </w:rPr>
                  <w:t>☐</w:t>
                </w:r>
              </w:sdtContent>
            </w:sdt>
            <w:r w:rsidRPr="004B30EA">
              <w:rPr>
                <w:sz w:val="18"/>
                <w:szCs w:val="24"/>
              </w:rPr>
              <w:t xml:space="preserve">  Yes  </w:t>
            </w:r>
            <w:sdt>
              <w:sdtPr>
                <w:rPr>
                  <w:sz w:val="28"/>
                  <w:szCs w:val="28"/>
                </w:rPr>
                <w:id w:val="-1109969033"/>
                <w14:checkbox>
                  <w14:checked w14:val="0"/>
                  <w14:checkedState w14:val="2611" w14:font="Aptos Narrow"/>
                  <w14:uncheckedState w14:val="2610" w14:font="MS Gothic"/>
                </w14:checkbox>
              </w:sdtPr>
              <w:sdtContent>
                <w:r w:rsidR="00BF4F8F">
                  <w:rPr>
                    <w:rFonts w:hint="eastAsia"/>
                    <w:sz w:val="28"/>
                    <w:szCs w:val="28"/>
                  </w:rPr>
                  <w:t>☐</w:t>
                </w:r>
              </w:sdtContent>
            </w:sdt>
            <w:r w:rsidR="00BF4F8F" w:rsidRPr="004B30EA">
              <w:rPr>
                <w:sz w:val="18"/>
                <w:szCs w:val="24"/>
              </w:rPr>
              <w:t xml:space="preserve"> </w:t>
            </w:r>
            <w:r w:rsidR="00BF4F8F">
              <w:rPr>
                <w:sz w:val="18"/>
                <w:szCs w:val="24"/>
              </w:rPr>
              <w:t xml:space="preserve"> </w:t>
            </w:r>
            <w:r w:rsidRPr="004B30EA">
              <w:rPr>
                <w:sz w:val="18"/>
                <w:szCs w:val="24"/>
              </w:rPr>
              <w:t>No</w:t>
            </w:r>
          </w:p>
          <w:p w14:paraId="35F1073D" w14:textId="77777777" w:rsidR="003E0F44" w:rsidRPr="003E0F44" w:rsidRDefault="00AC318E" w:rsidP="00073B05">
            <w:pPr>
              <w:pStyle w:val="aa"/>
              <w:widowControl w:val="0"/>
              <w:spacing w:after="40"/>
              <w:jc w:val="both"/>
              <w:rPr>
                <w:sz w:val="24"/>
                <w:szCs w:val="24"/>
              </w:rPr>
              <w:pPrChange w:id="28" w:author="Li Jianfeng" w:date="2026-09-02T16:59:00Z" w16du:dateUtc="2026-09-02T08:59:00Z">
                <w:pPr>
                  <w:pStyle w:val="aa"/>
                  <w:widowControl w:val="0"/>
                  <w:spacing w:after="40"/>
                </w:pPr>
              </w:pPrChange>
            </w:pPr>
            <w:r w:rsidRPr="004B30EA">
              <w:rPr>
                <w:sz w:val="18"/>
                <w:szCs w:val="24"/>
              </w:rPr>
              <w:t xml:space="preserve">If yes, kindly state company names and comments: </w:t>
            </w:r>
          </w:p>
          <w:p w14:paraId="7AAF80C1" w14:textId="77777777" w:rsidR="003E0F44" w:rsidRPr="0062535F" w:rsidRDefault="003E0F44" w:rsidP="00073B05">
            <w:pPr>
              <w:pStyle w:val="aa"/>
              <w:widowControl w:val="0"/>
              <w:spacing w:after="40"/>
              <w:jc w:val="both"/>
              <w:rPr>
                <w:sz w:val="24"/>
                <w:szCs w:val="24"/>
                <w:lang w:val="en-SG"/>
              </w:rPr>
              <w:pPrChange w:id="29" w:author="Li Jianfeng" w:date="2026-09-02T16:59:00Z" w16du:dateUtc="2026-09-02T08:59:00Z">
                <w:pPr>
                  <w:pStyle w:val="aa"/>
                  <w:widowControl w:val="0"/>
                  <w:spacing w:after="40"/>
                </w:pPr>
              </w:pPrChange>
            </w:pPr>
          </w:p>
          <w:p w14:paraId="39EB64E6" w14:textId="77777777" w:rsidR="00332BEC" w:rsidRPr="004B30EA" w:rsidRDefault="00332BEC" w:rsidP="00073B05">
            <w:pPr>
              <w:pStyle w:val="aa"/>
              <w:widowControl w:val="0"/>
              <w:numPr>
                <w:ilvl w:val="0"/>
                <w:numId w:val="2"/>
              </w:numPr>
              <w:spacing w:after="40"/>
              <w:jc w:val="both"/>
              <w:rPr>
                <w:sz w:val="24"/>
                <w:szCs w:val="24"/>
              </w:rPr>
            </w:pPr>
            <w:r w:rsidRPr="004B30EA">
              <w:rPr>
                <w:sz w:val="18"/>
                <w:szCs w:val="24"/>
              </w:rPr>
              <w:t xml:space="preserve">Has this project received any prior funding? </w:t>
            </w:r>
            <w:r>
              <w:rPr>
                <w:sz w:val="18"/>
                <w:szCs w:val="24"/>
              </w:rPr>
              <w:tab/>
            </w:r>
            <w:r>
              <w:rPr>
                <w:sz w:val="18"/>
                <w:szCs w:val="24"/>
              </w:rPr>
              <w:tab/>
            </w:r>
            <w:r>
              <w:rPr>
                <w:sz w:val="18"/>
                <w:szCs w:val="24"/>
              </w:rPr>
              <w:tab/>
            </w:r>
            <w:r>
              <w:rPr>
                <w:sz w:val="18"/>
                <w:szCs w:val="24"/>
              </w:rPr>
              <w:tab/>
            </w:r>
            <w:sdt>
              <w:sdtPr>
                <w:rPr>
                  <w:sz w:val="28"/>
                  <w:szCs w:val="28"/>
                </w:rPr>
                <w:id w:val="500619617"/>
                <w14:checkbox>
                  <w14:checked w14:val="1"/>
                  <w14:checkedState w14:val="2611" w14:font="Aptos Narrow"/>
                  <w14:uncheckedState w14:val="2610" w14:font="MS Gothic"/>
                </w14:checkbox>
              </w:sdtPr>
              <w:sdtContent>
                <w:r w:rsidR="003E0F44">
                  <w:rPr>
                    <w:sz w:val="28"/>
                    <w:szCs w:val="28"/>
                  </w:rPr>
                  <w:t>☑</w:t>
                </w:r>
              </w:sdtContent>
            </w:sdt>
            <w:r w:rsidRPr="004B30EA">
              <w:rPr>
                <w:sz w:val="18"/>
                <w:szCs w:val="24"/>
              </w:rPr>
              <w:t xml:space="preserve">  Yes  </w:t>
            </w:r>
            <w:sdt>
              <w:sdtPr>
                <w:rPr>
                  <w:sz w:val="28"/>
                  <w:szCs w:val="28"/>
                </w:rPr>
                <w:id w:val="304900488"/>
                <w14:checkbox>
                  <w14:checked w14:val="0"/>
                  <w14:checkedState w14:val="2611" w14:font="Aptos Narrow"/>
                  <w14:uncheckedState w14:val="2610" w14:font="MS Gothic"/>
                </w14:checkbox>
              </w:sdtPr>
              <w:sdtContent>
                <w:r w:rsidR="00BF4F8F">
                  <w:rPr>
                    <w:rFonts w:hint="eastAsia"/>
                    <w:sz w:val="28"/>
                    <w:szCs w:val="28"/>
                  </w:rPr>
                  <w:t>☐</w:t>
                </w:r>
              </w:sdtContent>
            </w:sdt>
            <w:r w:rsidRPr="004B30EA">
              <w:rPr>
                <w:sz w:val="18"/>
                <w:szCs w:val="24"/>
              </w:rPr>
              <w:t xml:space="preserve">  No</w:t>
            </w:r>
          </w:p>
          <w:p w14:paraId="168A9DE7" w14:textId="77777777" w:rsidR="00332BEC" w:rsidRPr="004B30EA" w:rsidRDefault="00332BEC" w:rsidP="00073B05">
            <w:pPr>
              <w:pStyle w:val="aa"/>
              <w:widowControl w:val="0"/>
              <w:spacing w:after="40"/>
              <w:jc w:val="both"/>
              <w:rPr>
                <w:sz w:val="24"/>
                <w:szCs w:val="24"/>
              </w:rPr>
              <w:pPrChange w:id="30" w:author="Li Jianfeng" w:date="2026-09-02T16:59:00Z" w16du:dateUtc="2026-09-02T08:59:00Z">
                <w:pPr>
                  <w:pStyle w:val="aa"/>
                  <w:widowControl w:val="0"/>
                  <w:spacing w:after="40"/>
                </w:pPr>
              </w:pPrChange>
            </w:pPr>
            <w:r w:rsidRPr="004B30EA">
              <w:rPr>
                <w:sz w:val="18"/>
                <w:szCs w:val="24"/>
              </w:rPr>
              <w:t>If yes, kindly state: _____________________________________</w:t>
            </w:r>
          </w:p>
          <w:p w14:paraId="5ED8724B" w14:textId="77777777" w:rsidR="00332BEC" w:rsidRPr="00332BEC" w:rsidRDefault="00332BEC" w:rsidP="00073B05">
            <w:pPr>
              <w:widowControl w:val="0"/>
              <w:spacing w:after="40"/>
              <w:jc w:val="both"/>
              <w:pPrChange w:id="31" w:author="Li Jianfeng" w:date="2026-09-02T16:59:00Z" w16du:dateUtc="2026-09-02T08:59:00Z">
                <w:pPr>
                  <w:widowControl w:val="0"/>
                  <w:spacing w:after="40"/>
                </w:pPr>
              </w:pPrChange>
            </w:pPr>
          </w:p>
          <w:p w14:paraId="30A59D1C" w14:textId="77777777" w:rsidR="00332BEC" w:rsidRPr="00332BEC" w:rsidRDefault="00332BEC" w:rsidP="00073B05">
            <w:pPr>
              <w:pStyle w:val="aa"/>
              <w:numPr>
                <w:ilvl w:val="0"/>
                <w:numId w:val="2"/>
              </w:numPr>
              <w:spacing w:after="40"/>
              <w:contextualSpacing w:val="0"/>
              <w:jc w:val="both"/>
              <w:rPr>
                <w:sz w:val="24"/>
                <w:szCs w:val="24"/>
              </w:rPr>
            </w:pPr>
            <w:r w:rsidRPr="00332BEC">
              <w:rPr>
                <w:sz w:val="18"/>
                <w:szCs w:val="24"/>
              </w:rPr>
              <w:t>Do you have research funding in place to further this technology (excluding potential POC grant)?</w:t>
            </w:r>
            <w:r>
              <w:rPr>
                <w:sz w:val="18"/>
                <w:szCs w:val="24"/>
              </w:rPr>
              <w:t xml:space="preserve">                                                                                        </w:t>
            </w:r>
            <w:sdt>
              <w:sdtPr>
                <w:rPr>
                  <w:sz w:val="28"/>
                  <w:szCs w:val="28"/>
                </w:rPr>
                <w:id w:val="1085724750"/>
                <w14:checkbox>
                  <w14:checked w14:val="0"/>
                  <w14:checkedState w14:val="2611" w14:font="Aptos Narrow"/>
                  <w14:uncheckedState w14:val="2610" w14:font="MS Gothic"/>
                </w14:checkbox>
              </w:sdtPr>
              <w:sdtContent>
                <w:r w:rsidR="00BF4F8F">
                  <w:rPr>
                    <w:rFonts w:hint="eastAsia"/>
                    <w:sz w:val="28"/>
                    <w:szCs w:val="28"/>
                  </w:rPr>
                  <w:t>☐</w:t>
                </w:r>
              </w:sdtContent>
            </w:sdt>
            <w:r w:rsidRPr="004B30EA">
              <w:rPr>
                <w:sz w:val="18"/>
                <w:szCs w:val="24"/>
              </w:rPr>
              <w:t xml:space="preserve">  Yes  </w:t>
            </w:r>
            <w:sdt>
              <w:sdtPr>
                <w:rPr>
                  <w:sz w:val="28"/>
                  <w:szCs w:val="28"/>
                </w:rPr>
                <w:id w:val="-2029474730"/>
                <w14:checkbox>
                  <w14:checked w14:val="0"/>
                  <w14:checkedState w14:val="2611" w14:font="Aptos Narrow"/>
                  <w14:uncheckedState w14:val="2610" w14:font="MS Gothic"/>
                </w14:checkbox>
              </w:sdtPr>
              <w:sdtContent>
                <w:r w:rsidR="00BF4F8F">
                  <w:rPr>
                    <w:rFonts w:hint="eastAsia"/>
                    <w:sz w:val="28"/>
                    <w:szCs w:val="28"/>
                  </w:rPr>
                  <w:t>☐</w:t>
                </w:r>
              </w:sdtContent>
            </w:sdt>
            <w:r w:rsidRPr="004B30EA">
              <w:rPr>
                <w:sz w:val="18"/>
                <w:szCs w:val="24"/>
              </w:rPr>
              <w:t xml:space="preserve">  No</w:t>
            </w:r>
          </w:p>
          <w:p w14:paraId="5C890A4B" w14:textId="77777777" w:rsidR="00332BEC" w:rsidRDefault="00332BEC" w:rsidP="00073B05">
            <w:pPr>
              <w:pStyle w:val="aa"/>
              <w:widowControl w:val="0"/>
              <w:spacing w:after="40"/>
              <w:jc w:val="both"/>
              <w:rPr>
                <w:sz w:val="24"/>
                <w:szCs w:val="24"/>
              </w:rPr>
              <w:pPrChange w:id="32" w:author="Li Jianfeng" w:date="2026-09-02T16:59:00Z" w16du:dateUtc="2026-09-02T08:59:00Z">
                <w:pPr>
                  <w:pStyle w:val="aa"/>
                  <w:widowControl w:val="0"/>
                  <w:spacing w:after="40"/>
                </w:pPr>
              </w:pPrChange>
            </w:pPr>
            <w:r w:rsidRPr="004B30EA">
              <w:rPr>
                <w:sz w:val="18"/>
                <w:szCs w:val="24"/>
              </w:rPr>
              <w:t>If yes, kindly state: _____________________________________</w:t>
            </w:r>
          </w:p>
          <w:p w14:paraId="105CD842" w14:textId="77777777" w:rsidR="00332BEC" w:rsidRPr="00332BEC" w:rsidRDefault="00332BEC" w:rsidP="00073B05">
            <w:pPr>
              <w:pStyle w:val="aa"/>
              <w:widowControl w:val="0"/>
              <w:spacing w:after="40"/>
              <w:jc w:val="both"/>
              <w:rPr>
                <w:sz w:val="24"/>
                <w:szCs w:val="24"/>
              </w:rPr>
              <w:pPrChange w:id="33" w:author="Li Jianfeng" w:date="2026-09-02T16:59:00Z" w16du:dateUtc="2026-09-02T08:59:00Z">
                <w:pPr>
                  <w:pStyle w:val="aa"/>
                  <w:widowControl w:val="0"/>
                  <w:spacing w:after="40"/>
                </w:pPr>
              </w:pPrChange>
            </w:pPr>
          </w:p>
          <w:p w14:paraId="54E11CDD" w14:textId="77777777" w:rsidR="008764D6" w:rsidRDefault="00000000" w:rsidP="00073B05">
            <w:pPr>
              <w:spacing w:after="60"/>
              <w:jc w:val="both"/>
              <w:pPrChange w:id="34" w:author="Li Jianfeng" w:date="2026-09-02T16:59:00Z" w16du:dateUtc="2026-09-02T08:59:00Z">
                <w:pPr>
                  <w:spacing w:after="60"/>
                </w:pPr>
              </w:pPrChange>
            </w:pPr>
            <w:r>
              <w:rPr>
                <w:b/>
                <w:sz w:val="22"/>
              </w:rPr>
              <w:t>Summary of responses (for confirmation and ticking):</w:t>
            </w:r>
          </w:p>
          <w:p w14:paraId="5B1D2FA9" w14:textId="77777777" w:rsidR="008764D6" w:rsidRDefault="00000000" w:rsidP="00073B05">
            <w:pPr>
              <w:spacing w:after="60"/>
              <w:jc w:val="both"/>
              <w:pPrChange w:id="35" w:author="Li Jianfeng" w:date="2026-09-02T16:59:00Z" w16du:dateUtc="2026-09-02T08:59:00Z">
                <w:pPr>
                  <w:spacing w:after="60"/>
                </w:pPr>
              </w:pPrChange>
            </w:pPr>
            <w:r>
              <w:rPr>
                <w:b/>
                <w:sz w:val="22"/>
              </w:rPr>
              <w:t xml:space="preserve">Covered by existing IP: </w:t>
            </w:r>
            <w:r>
              <w:rPr>
                <w:sz w:val="22"/>
              </w:rPr>
              <w:t xml:space="preserve">The underlying invention was made at NTU and disclosed to NTUitive, and was filed as Singapore provisional patent application 10202502426R on 26 August 2025. </w:t>
            </w:r>
            <w:r>
              <w:rPr>
                <w:sz w:val="22"/>
                <w:highlight w:val="yellow"/>
              </w:rPr>
              <w:t>A subsequent filing is not being pursued, so there is no pending application on this invention at present. A separate provisional application, 10202500862P (2 April 2025), relates to sensor-fault self-diagnosis. The status of both, and the Technology Disclosure reference to be quoted above, to be confirmed with NTUitive before submission.</w:t>
            </w:r>
          </w:p>
          <w:p w14:paraId="09BA5D62" w14:textId="77777777" w:rsidR="008764D6" w:rsidRDefault="00000000" w:rsidP="00073B05">
            <w:pPr>
              <w:spacing w:after="60"/>
              <w:jc w:val="both"/>
              <w:pPrChange w:id="36" w:author="Li Jianfeng" w:date="2026-09-02T16:59:00Z" w16du:dateUtc="2026-09-02T08:59:00Z">
                <w:pPr>
                  <w:spacing w:after="60"/>
                </w:pPr>
              </w:pPrChange>
            </w:pPr>
            <w:r>
              <w:rPr>
                <w:b/>
                <w:sz w:val="22"/>
              </w:rPr>
              <w:t xml:space="preserve">Research completed: </w:t>
            </w:r>
            <w:r>
              <w:rPr>
                <w:sz w:val="22"/>
              </w:rPr>
              <w:t>No. Development and validation are ongoing.</w:t>
            </w:r>
          </w:p>
          <w:p w14:paraId="4D9D3D29" w14:textId="77777777" w:rsidR="008764D6" w:rsidRDefault="00000000" w:rsidP="00073B05">
            <w:pPr>
              <w:spacing w:after="60"/>
              <w:jc w:val="both"/>
              <w:pPrChange w:id="37" w:author="Li Jianfeng" w:date="2026-09-02T16:59:00Z" w16du:dateUtc="2026-09-02T08:59:00Z">
                <w:pPr>
                  <w:spacing w:after="60"/>
                </w:pPr>
              </w:pPrChange>
            </w:pPr>
            <w:r>
              <w:rPr>
                <w:b/>
                <w:sz w:val="22"/>
              </w:rPr>
              <w:t xml:space="preserve">Proof-of-principle obtained: </w:t>
            </w:r>
            <w:r>
              <w:rPr>
                <w:sz w:val="22"/>
              </w:rPr>
              <w:t>Yes. Laboratory validation of the adaptive triggering mechanism on the team's wireless sensing node.</w:t>
            </w:r>
          </w:p>
          <w:p w14:paraId="24402F74" w14:textId="77777777" w:rsidR="008764D6" w:rsidRDefault="00000000" w:rsidP="00073B05">
            <w:pPr>
              <w:spacing w:after="60"/>
              <w:jc w:val="both"/>
              <w:pPrChange w:id="38" w:author="Li Jianfeng" w:date="2026-09-02T16:59:00Z" w16du:dateUtc="2026-09-02T08:59:00Z">
                <w:pPr>
                  <w:spacing w:after="60"/>
                </w:pPr>
              </w:pPrChange>
            </w:pPr>
            <w:r>
              <w:rPr>
                <w:b/>
                <w:sz w:val="22"/>
              </w:rPr>
              <w:t xml:space="preserve">Paper published: </w:t>
            </w:r>
            <w:r>
              <w:rPr>
                <w:sz w:val="22"/>
              </w:rPr>
              <w:t>Yes. Mechanical Systems and Signal Processing 241 (2025) 113537, and SHMII-13 (2025), pp. 609-616.</w:t>
            </w:r>
          </w:p>
          <w:p w14:paraId="4D693BA6" w14:textId="77777777" w:rsidR="008764D6" w:rsidRDefault="00000000" w:rsidP="00073B05">
            <w:pPr>
              <w:spacing w:after="60"/>
              <w:jc w:val="both"/>
              <w:pPrChange w:id="39" w:author="Li Jianfeng" w:date="2026-09-02T16:59:00Z" w16du:dateUtc="2026-09-02T08:59:00Z">
                <w:pPr>
                  <w:spacing w:after="60"/>
                </w:pPr>
              </w:pPrChange>
            </w:pPr>
            <w:r>
              <w:rPr>
                <w:b/>
                <w:sz w:val="22"/>
              </w:rPr>
              <w:t xml:space="preserve">Previously applied for a NTUitive Gap Fund call: </w:t>
            </w:r>
            <w:r>
              <w:rPr>
                <w:sz w:val="22"/>
                <w:highlight w:val="yellow"/>
              </w:rPr>
              <w:t>To be confirmed. If yes, the outcome and the stage of rejection should be indicated and Section 7 completed.</w:t>
            </w:r>
          </w:p>
          <w:p w14:paraId="59222638" w14:textId="77777777" w:rsidR="008764D6" w:rsidRDefault="00000000" w:rsidP="00073B05">
            <w:pPr>
              <w:spacing w:after="60"/>
              <w:jc w:val="both"/>
              <w:pPrChange w:id="40" w:author="Li Jianfeng" w:date="2026-09-02T16:59:00Z" w16du:dateUtc="2026-09-02T08:59:00Z">
                <w:pPr>
                  <w:spacing w:after="60"/>
                </w:pPr>
              </w:pPrChange>
            </w:pPr>
            <w:r>
              <w:rPr>
                <w:b/>
                <w:sz w:val="22"/>
              </w:rPr>
              <w:t xml:space="preserve">Spin-off company started: </w:t>
            </w:r>
            <w:r>
              <w:rPr>
                <w:sz w:val="22"/>
                <w:highlight w:val="yellow"/>
              </w:rPr>
              <w:t>To be confirmed; understood to be none to date.</w:t>
            </w:r>
          </w:p>
          <w:p w14:paraId="0E212729" w14:textId="77777777" w:rsidR="008764D6" w:rsidRDefault="00000000" w:rsidP="00073B05">
            <w:pPr>
              <w:spacing w:after="60"/>
              <w:jc w:val="both"/>
              <w:pPrChange w:id="41" w:author="Li Jianfeng" w:date="2026-09-02T16:59:00Z" w16du:dateUtc="2026-09-02T08:59:00Z">
                <w:pPr>
                  <w:spacing w:after="60"/>
                </w:pPr>
              </w:pPrChange>
            </w:pPr>
            <w:r>
              <w:rPr>
                <w:b/>
                <w:sz w:val="22"/>
              </w:rPr>
              <w:t xml:space="preserve">Interest: </w:t>
            </w:r>
            <w:r>
              <w:rPr>
                <w:sz w:val="22"/>
                <w:highlight w:val="yellow"/>
              </w:rPr>
              <w:t>Licensing the technology is the preferred route described in Section 2.6, with a spin-off to be considered if customer discovery supports it. Final selection to be confirmed.</w:t>
            </w:r>
          </w:p>
          <w:p w14:paraId="28E80A31" w14:textId="77777777" w:rsidR="008764D6" w:rsidRDefault="00000000" w:rsidP="00073B05">
            <w:pPr>
              <w:spacing w:after="60"/>
              <w:jc w:val="both"/>
              <w:pPrChange w:id="42" w:author="Li Jianfeng" w:date="2026-09-02T16:59:00Z" w16du:dateUtc="2026-09-02T08:59:00Z">
                <w:pPr>
                  <w:spacing w:after="60"/>
                </w:pPr>
              </w:pPrChange>
            </w:pPr>
            <w:r>
              <w:rPr>
                <w:b/>
                <w:sz w:val="22"/>
              </w:rPr>
              <w:t xml:space="preserve">In discussion with companies: </w:t>
            </w:r>
            <w:r>
              <w:rPr>
                <w:sz w:val="22"/>
                <w:highlight w:val="yellow"/>
              </w:rPr>
              <w:t>Yes. Exploratory technical discussions have taken place with Land Transport Authority, Surbana Jurong, Terralab, Santarli Construction and R.A.K. Materials Consultants. No purchase or investment commitment has been made. Names to be confirmed before disclosure.</w:t>
            </w:r>
          </w:p>
          <w:p w14:paraId="68DBB96A" w14:textId="77777777" w:rsidR="008764D6" w:rsidRDefault="00000000" w:rsidP="00073B05">
            <w:pPr>
              <w:spacing w:after="60"/>
              <w:jc w:val="both"/>
              <w:pPrChange w:id="43" w:author="Li Jianfeng" w:date="2026-09-02T16:59:00Z" w16du:dateUtc="2026-09-02T08:59:00Z">
                <w:pPr>
                  <w:spacing w:after="60"/>
                </w:pPr>
              </w:pPrChange>
            </w:pPr>
            <w:r>
              <w:rPr>
                <w:b/>
                <w:sz w:val="22"/>
              </w:rPr>
              <w:t xml:space="preserve">Prior funding received: </w:t>
            </w:r>
            <w:r>
              <w:rPr>
                <w:sz w:val="22"/>
              </w:rPr>
              <w:t>Yes, as listed in Section 6.</w:t>
            </w:r>
          </w:p>
          <w:p w14:paraId="5064F983" w14:textId="77777777" w:rsidR="008764D6" w:rsidRDefault="00000000" w:rsidP="00073B05">
            <w:pPr>
              <w:spacing w:after="60"/>
              <w:jc w:val="both"/>
              <w:pPrChange w:id="44" w:author="Li Jianfeng" w:date="2026-09-02T16:59:00Z" w16du:dateUtc="2026-09-02T08:59:00Z">
                <w:pPr>
                  <w:spacing w:after="60"/>
                </w:pPr>
              </w:pPrChange>
            </w:pPr>
            <w:r>
              <w:rPr>
                <w:b/>
                <w:sz w:val="22"/>
              </w:rPr>
              <w:t xml:space="preserve">Research funding in place to further the technology: </w:t>
            </w:r>
            <w:r>
              <w:rPr>
                <w:sz w:val="22"/>
              </w:rPr>
              <w:t>Yes, as listed in Section 6.</w:t>
            </w:r>
          </w:p>
        </w:tc>
      </w:tr>
    </w:tbl>
    <w:p w14:paraId="3DA6D6D6" w14:textId="77777777" w:rsidR="00E4627E" w:rsidRDefault="00E4627E" w:rsidP="00073B05">
      <w:pPr>
        <w:jc w:val="both"/>
        <w:rPr>
          <w:sz w:val="22"/>
          <w:szCs w:val="22"/>
        </w:rPr>
      </w:pPr>
    </w:p>
    <w:p w14:paraId="448CA071" w14:textId="77777777" w:rsidR="00E4627E" w:rsidRDefault="00E4627E" w:rsidP="00073B05">
      <w:pPr>
        <w:jc w:val="both"/>
        <w:rPr>
          <w:b/>
          <w:sz w:val="28"/>
          <w:szCs w:val="28"/>
        </w:rPr>
      </w:pPr>
      <w:r w:rsidRPr="004B30EA">
        <w:rPr>
          <w:b/>
          <w:sz w:val="22"/>
          <w:szCs w:val="28"/>
        </w:rPr>
        <w:t>Project Details</w:t>
      </w:r>
    </w:p>
    <w:p w14:paraId="61F3DA94" w14:textId="77777777" w:rsidR="00E4627E" w:rsidRPr="004B30EA" w:rsidRDefault="00E4627E" w:rsidP="00073B05">
      <w:pPr>
        <w:jc w:val="both"/>
        <w:rPr>
          <w:sz w:val="22"/>
          <w:szCs w:val="22"/>
        </w:rPr>
      </w:pPr>
    </w:p>
    <w:p w14:paraId="63153D33" w14:textId="77777777" w:rsidR="00E4627E" w:rsidRPr="004B30EA" w:rsidRDefault="00E4627E" w:rsidP="00073B05">
      <w:pPr>
        <w:jc w:val="both"/>
        <w:rPr>
          <w:b/>
          <w:bCs/>
          <w:sz w:val="28"/>
          <w:szCs w:val="28"/>
          <w:lang w:val="en-GB"/>
        </w:rPr>
      </w:pPr>
      <w:r w:rsidRPr="004B30EA">
        <w:rPr>
          <w:b/>
          <w:bCs/>
          <w:sz w:val="22"/>
          <w:szCs w:val="28"/>
          <w:lang w:val="en-GB"/>
        </w:rPr>
        <w:t>1.</w:t>
      </w:r>
      <w:r w:rsidRPr="004B30EA">
        <w:rPr>
          <w:b/>
          <w:bCs/>
          <w:sz w:val="22"/>
          <w:szCs w:val="28"/>
          <w:lang w:val="en-GB"/>
        </w:rPr>
        <w:tab/>
        <w:t>Executive Summary</w:t>
      </w:r>
    </w:p>
    <w:p w14:paraId="40D9BAC6" w14:textId="77777777" w:rsidR="00E4627E" w:rsidRPr="004B30EA" w:rsidRDefault="00E4627E" w:rsidP="00073B05">
      <w:pPr>
        <w:jc w:val="both"/>
        <w:rPr>
          <w:lang w:val="en-GB"/>
        </w:rPr>
      </w:pPr>
    </w:p>
    <w:p w14:paraId="7BDF1152" w14:textId="77777777" w:rsidR="00D15E5A" w:rsidRDefault="00E4627E" w:rsidP="00073B05">
      <w:pPr>
        <w:spacing w:after="200"/>
        <w:jc w:val="both"/>
        <w:rPr>
          <w:i/>
          <w:iCs/>
          <w:lang w:val="en-GB"/>
        </w:rPr>
      </w:pPr>
      <w:r w:rsidRPr="004B30EA">
        <w:rPr>
          <w:i/>
          <w:iCs/>
          <w:sz w:val="22"/>
          <w:lang w:val="en-GB"/>
        </w:rPr>
        <w:t xml:space="preserve">Please give a brief summary (no more than 500 words), with minimal technical terms, of the objectives and the scope of the project. The summary should also include the market need, proposed solution and comparison with </w:t>
      </w:r>
      <w:r w:rsidR="000227C1">
        <w:rPr>
          <w:i/>
          <w:iCs/>
          <w:sz w:val="22"/>
          <w:lang w:val="en-GB"/>
        </w:rPr>
        <w:t>competitors</w:t>
      </w:r>
      <w:r w:rsidRPr="004B30EA">
        <w:rPr>
          <w:b/>
          <w:bCs/>
          <w:i/>
          <w:iCs/>
          <w:sz w:val="22"/>
          <w:lang w:val="en-GB"/>
        </w:rPr>
        <w:t>.</w:t>
      </w:r>
      <w:r w:rsidRPr="004B30EA">
        <w:rPr>
          <w:i/>
          <w:iCs/>
          <w:sz w:val="22"/>
          <w:lang w:val="en-GB"/>
        </w:rPr>
        <w:t xml:space="preserve"> </w:t>
      </w:r>
    </w:p>
    <w:p w14:paraId="37A87D5C" w14:textId="77777777" w:rsidR="00453AC6" w:rsidRDefault="00453AC6" w:rsidP="00073B05">
      <w:pPr>
        <w:jc w:val="both"/>
        <w:rPr>
          <w:b/>
          <w:bCs/>
          <w:sz w:val="28"/>
          <w:szCs w:val="28"/>
          <w:lang w:val="en-GB"/>
        </w:rPr>
      </w:pPr>
    </w:p>
    <w:p w14:paraId="55DE14F4" w14:textId="77777777" w:rsidR="004A03EA" w:rsidDel="00E25617" w:rsidRDefault="004A03EA" w:rsidP="00073B05">
      <w:pPr>
        <w:spacing w:after="80"/>
        <w:jc w:val="both"/>
        <w:rPr>
          <w:del w:id="45" w:author="Li Jianfeng" w:date="2026-09-02T17:06:00Z" w16du:dateUtc="2026-09-02T09:06:00Z"/>
        </w:rPr>
      </w:pPr>
      <w:r w:rsidRPr="004A03EA">
        <w:rPr>
          <w:b/>
          <w:bCs/>
          <w:sz w:val="22"/>
        </w:rPr>
        <w:t>Market Need: reliable evidence from critical moments.</w:t>
      </w:r>
      <w:r>
        <w:rPr>
          <w:sz w:val="22"/>
        </w:rPr>
        <w:t xml:space="preserve"> In infrastructure, construction, transport and distributed monitoring, the most valuable data appear during short, unexpected events: abnormal vibration, impact, equipment stoppage or sudden structural response. Such records support safety assessment, maintenance decisions, accountability and dispute resolution. Yet many monitoring nodes operate with limited power, storage, wireless bandwidth, and site access. Customers therefore need trustworthy evidence when incidents occur, without the cost of continuous, high-volume recording across large deployments.</w:t>
      </w:r>
    </w:p>
    <w:p w14:paraId="43D6A903" w14:textId="77777777" w:rsidR="004A03EA" w:rsidRPr="00E25617" w:rsidRDefault="004A03EA" w:rsidP="00E25617">
      <w:pPr>
        <w:spacing w:after="80"/>
        <w:jc w:val="both"/>
        <w:rPr>
          <w:rFonts w:eastAsiaTheme="minorEastAsia" w:hint="eastAsia"/>
          <w:rPrChange w:id="46" w:author="Li Jianfeng" w:date="2026-09-02T17:06:00Z" w16du:dateUtc="2026-09-02T09:06:00Z">
            <w:rPr/>
          </w:rPrChange>
        </w:rPr>
        <w:pPrChange w:id="47" w:author="Li Jianfeng" w:date="2026-09-02T17:06:00Z" w16du:dateUtc="2026-09-02T09:06:00Z">
          <w:pPr>
            <w:jc w:val="both"/>
          </w:pPr>
        </w:pPrChange>
      </w:pPr>
    </w:p>
    <w:p w14:paraId="1D1E9FCC" w14:textId="77777777" w:rsidR="00D70113" w:rsidDel="00E25617" w:rsidRDefault="00C9380D" w:rsidP="00073B05">
      <w:pPr>
        <w:spacing w:after="80"/>
        <w:jc w:val="both"/>
        <w:rPr>
          <w:del w:id="48" w:author="Li Jianfeng" w:date="2026-09-02T17:06:00Z" w16du:dateUtc="2026-09-02T09:06:00Z"/>
          <w:b/>
          <w:bCs/>
        </w:rPr>
      </w:pPr>
      <w:r w:rsidRPr="00C9380D">
        <w:rPr>
          <w:b/>
          <w:bCs/>
          <w:sz w:val="22"/>
        </w:rPr>
        <w:t xml:space="preserve">Core Challenge: capturing sudden events and anomalies without flooding the system. </w:t>
      </w:r>
      <w:r>
        <w:rPr>
          <w:sz w:val="22"/>
        </w:rPr>
        <w:t xml:space="preserve"> The central problem is not how to save power, but how to capture the critical moment when it happens. Such events are rare, short, and difficult to reproduce; once missed, the evidence is permanently lost. Always-on recording </w:t>
      </w:r>
      <w:r>
        <w:rPr>
          <w:sz w:val="22"/>
        </w:rPr>
        <w:lastRenderedPageBreak/>
        <w:t>protects reliability but drains batteries and fills storage. Periodic or duty-cycled sampling saves resources but may sleep through the event that matters. Fixed-threshold triggering improves efficiency, yet depends on manually selected conditions: too strict and critical events are never recorded, too loose and the node repeatedly wakes for irrelevant data. The need is therefore a reliability-first capture mechanism that keeps missed critical events close to zero while progressively suppressing false triggers and unnecessary recordings.</w:t>
      </w:r>
    </w:p>
    <w:p w14:paraId="3AE5286E" w14:textId="77777777" w:rsidR="00C9380D" w:rsidRPr="00E25617" w:rsidRDefault="00C9380D" w:rsidP="00E25617">
      <w:pPr>
        <w:spacing w:after="80"/>
        <w:jc w:val="both"/>
        <w:rPr>
          <w:rFonts w:eastAsiaTheme="minorEastAsia" w:hint="eastAsia"/>
          <w:rPrChange w:id="49" w:author="Li Jianfeng" w:date="2026-09-02T17:06:00Z" w16du:dateUtc="2026-09-02T09:06:00Z">
            <w:rPr/>
          </w:rPrChange>
        </w:rPr>
        <w:pPrChange w:id="50" w:author="Li Jianfeng" w:date="2026-09-02T17:06:00Z" w16du:dateUtc="2026-09-02T09:06:00Z">
          <w:pPr>
            <w:jc w:val="both"/>
          </w:pPr>
        </w:pPrChange>
      </w:pPr>
    </w:p>
    <w:p w14:paraId="044CDD34" w14:textId="77777777" w:rsidR="004A03EA" w:rsidDel="00E25617" w:rsidRDefault="004A03EA" w:rsidP="00073B05">
      <w:pPr>
        <w:spacing w:after="80"/>
        <w:jc w:val="both"/>
        <w:rPr>
          <w:del w:id="51" w:author="Li Jianfeng" w:date="2026-09-02T17:06:00Z" w16du:dateUtc="2026-09-02T09:06:00Z"/>
        </w:rPr>
      </w:pPr>
      <w:r w:rsidRPr="004A03EA">
        <w:rPr>
          <w:b/>
          <w:bCs/>
          <w:sz w:val="22"/>
        </w:rPr>
        <w:t>Proposed Solution: adaptive capture for events and anomalies.</w:t>
      </w:r>
      <w:r>
        <w:rPr>
          <w:sz w:val="22"/>
        </w:rPr>
        <w:t xml:space="preserve"> This project will develop an embeddable smart adaptive event and anomaly capture module for resource-constrained monitoring systems. During normal conditions, the module remains in low-resource standby. When field signals indicate a meaningful event or anomaly, it wakes detailed recording and captures useful data around the incident. The core technology is smart adaptive triggering, which adjusts triggering conditions to changing environments and reduces unnecessary recordings. Anomaly self-diagnosis, which is covered by separate background work, is not part of this project's scope. The intended outcome is a practical module and firmware/software package that reduces wasted power, storage, communication, and manual tuning while improving event record usefulness.</w:t>
      </w:r>
    </w:p>
    <w:p w14:paraId="13CED42F" w14:textId="77777777" w:rsidR="004A03EA" w:rsidRPr="00E25617" w:rsidRDefault="004A03EA" w:rsidP="00E25617">
      <w:pPr>
        <w:spacing w:after="80"/>
        <w:jc w:val="both"/>
        <w:rPr>
          <w:rFonts w:eastAsiaTheme="minorEastAsia" w:hint="eastAsia"/>
          <w:rPrChange w:id="52" w:author="Li Jianfeng" w:date="2026-09-02T17:06:00Z" w16du:dateUtc="2026-09-02T09:06:00Z">
            <w:rPr/>
          </w:rPrChange>
        </w:rPr>
        <w:pPrChange w:id="53" w:author="Li Jianfeng" w:date="2026-09-02T17:06:00Z" w16du:dateUtc="2026-09-02T09:06:00Z">
          <w:pPr>
            <w:jc w:val="both"/>
          </w:pPr>
        </w:pPrChange>
      </w:pPr>
    </w:p>
    <w:p w14:paraId="00AEBCB6" w14:textId="77777777" w:rsidR="004A03EA" w:rsidDel="00E25617" w:rsidRDefault="004A03EA" w:rsidP="00073B05">
      <w:pPr>
        <w:spacing w:after="80"/>
        <w:jc w:val="both"/>
        <w:rPr>
          <w:del w:id="54" w:author="Li Jianfeng" w:date="2026-09-02T17:06:00Z" w16du:dateUtc="2026-09-02T09:06:00Z"/>
        </w:rPr>
      </w:pPr>
      <w:r w:rsidRPr="004A03EA">
        <w:rPr>
          <w:b/>
          <w:bCs/>
          <w:sz w:val="22"/>
        </w:rPr>
        <w:t>Project Scope and Objectives: from validated research to pre-commercial prototype.</w:t>
      </w:r>
      <w:r>
        <w:rPr>
          <w:sz w:val="22"/>
        </w:rPr>
        <w:t xml:space="preserve"> The Gap Fund project will focus on a module that monitoring equipment manufacturers can integrate into their own products, not a full monitoring service or cloud platform. The work covers: (1) prototype hardware and firmware; (2) laboratory validation under representative event/anomaly conditions; (3) benchmarking against periodic sampling and fixed-threshold triggering; and (4) pilot validation in a focused use case such as construction vibration, structural response, transport shock, or industrial equipment anomaly monitoring. Key indicators will include event capture quality, false recording reduction, power and storage usage, response delay, data alignment accuracy, and integration effort.</w:t>
      </w:r>
    </w:p>
    <w:p w14:paraId="4A8A36FB" w14:textId="77777777" w:rsidR="004A03EA" w:rsidRPr="00E25617" w:rsidRDefault="004A03EA" w:rsidP="00E25617">
      <w:pPr>
        <w:spacing w:after="80"/>
        <w:jc w:val="both"/>
        <w:rPr>
          <w:rFonts w:eastAsiaTheme="minorEastAsia" w:hint="eastAsia"/>
          <w:rPrChange w:id="55" w:author="Li Jianfeng" w:date="2026-09-02T17:06:00Z" w16du:dateUtc="2026-09-02T09:06:00Z">
            <w:rPr/>
          </w:rPrChange>
        </w:rPr>
        <w:pPrChange w:id="56" w:author="Li Jianfeng" w:date="2026-09-02T17:06:00Z" w16du:dateUtc="2026-09-02T09:06:00Z">
          <w:pPr>
            <w:jc w:val="both"/>
          </w:pPr>
        </w:pPrChange>
      </w:pPr>
    </w:p>
    <w:p w14:paraId="336C231D" w14:textId="77777777" w:rsidR="004A03EA" w:rsidRPr="004B0825" w:rsidRDefault="004A03EA" w:rsidP="00073B05">
      <w:pPr>
        <w:spacing w:after="80"/>
        <w:jc w:val="both"/>
      </w:pPr>
      <w:r w:rsidRPr="004A03EA">
        <w:rPr>
          <w:b/>
          <w:bCs/>
          <w:sz w:val="22"/>
        </w:rPr>
        <w:t>Competitive Position and Commercial Path: a module-level route to adoption.</w:t>
      </w:r>
      <w:r>
        <w:rPr>
          <w:sz w:val="22"/>
        </w:rPr>
        <w:t xml:space="preserve"> Chips and development kits provide components, but customers must still design, tune and validate the full event-capture workflow. Complete monitoring nodes record events, but are typically closed products sold as full systems. Our solution addresses the missing middle: an adaptive event and anomaly capture module embedded into third-party monitoring devices. The intended commercial pathway is module supply, licensing, or joint development with monitoring equipment manufacturers, supported by field partners who validate the buying reason before scale-up.</w:t>
      </w:r>
    </w:p>
    <w:p w14:paraId="568BCC00" w14:textId="77777777" w:rsidR="004A03EA" w:rsidRDefault="004A03EA" w:rsidP="00073B05">
      <w:pPr>
        <w:jc w:val="both"/>
        <w:rPr>
          <w:b/>
          <w:bCs/>
          <w:sz w:val="28"/>
          <w:szCs w:val="28"/>
          <w:lang w:val="en-GB"/>
        </w:rPr>
      </w:pPr>
    </w:p>
    <w:p w14:paraId="4C1E0C3E" w14:textId="77777777" w:rsidR="00E4627E" w:rsidRPr="004B30EA" w:rsidRDefault="00E4627E" w:rsidP="00073B05">
      <w:pPr>
        <w:jc w:val="both"/>
        <w:rPr>
          <w:b/>
          <w:bCs/>
          <w:sz w:val="28"/>
          <w:szCs w:val="28"/>
          <w:lang w:val="en-GB"/>
        </w:rPr>
      </w:pPr>
      <w:r w:rsidRPr="004B30EA">
        <w:rPr>
          <w:b/>
          <w:bCs/>
          <w:sz w:val="22"/>
          <w:szCs w:val="28"/>
          <w:lang w:val="en-GB"/>
        </w:rPr>
        <w:t>2.</w:t>
      </w:r>
      <w:r w:rsidRPr="004B30EA">
        <w:rPr>
          <w:b/>
          <w:bCs/>
          <w:sz w:val="22"/>
          <w:szCs w:val="28"/>
          <w:lang w:val="en-GB"/>
        </w:rPr>
        <w:tab/>
        <w:t>Value Proposition</w:t>
      </w:r>
    </w:p>
    <w:p w14:paraId="37C8841C" w14:textId="77777777" w:rsidR="00E4627E" w:rsidRPr="004B30EA" w:rsidRDefault="00E4627E" w:rsidP="00073B05">
      <w:pPr>
        <w:jc w:val="both"/>
        <w:rPr>
          <w:b/>
          <w:bCs/>
          <w:lang w:val="en-GB"/>
        </w:rPr>
      </w:pPr>
    </w:p>
    <w:p w14:paraId="2280FAFE" w14:textId="77777777" w:rsidR="00E4627E" w:rsidRPr="004B30EA" w:rsidRDefault="00E4627E" w:rsidP="00073B05">
      <w:pPr>
        <w:jc w:val="both"/>
        <w:rPr>
          <w:b/>
          <w:bCs/>
          <w:lang w:val="en-GB"/>
        </w:rPr>
      </w:pPr>
      <w:r w:rsidRPr="004B30EA">
        <w:rPr>
          <w:b/>
          <w:bCs/>
          <w:sz w:val="22"/>
          <w:lang w:val="en-GB"/>
        </w:rPr>
        <w:t>2.1</w:t>
      </w:r>
      <w:r w:rsidRPr="004B30EA">
        <w:rPr>
          <w:b/>
          <w:bCs/>
          <w:sz w:val="22"/>
          <w:lang w:val="en-GB"/>
        </w:rPr>
        <w:tab/>
        <w:t>Problem Statement</w:t>
      </w:r>
    </w:p>
    <w:p w14:paraId="4929AD6D" w14:textId="77777777" w:rsidR="00E4627E" w:rsidRPr="004B30EA" w:rsidRDefault="00E4627E" w:rsidP="00073B05">
      <w:pPr>
        <w:jc w:val="both"/>
        <w:rPr>
          <w:b/>
          <w:bCs/>
          <w:lang w:val="en-GB"/>
        </w:rPr>
      </w:pPr>
    </w:p>
    <w:p w14:paraId="5EEF0F8E" w14:textId="77777777" w:rsidR="00237560" w:rsidRPr="00331753" w:rsidRDefault="00E4627E" w:rsidP="00073B05">
      <w:pPr>
        <w:spacing w:after="200"/>
        <w:jc w:val="both"/>
        <w:rPr>
          <w:i/>
          <w:iCs/>
          <w:lang w:val="en-GB"/>
        </w:rPr>
      </w:pPr>
      <w:r w:rsidRPr="004B30EA">
        <w:rPr>
          <w:i/>
          <w:iCs/>
          <w:sz w:val="22"/>
          <w:lang w:val="en-GB"/>
        </w:rPr>
        <w:t xml:space="preserve">Briefly describe the problem to be solved and existing </w:t>
      </w:r>
      <w:r w:rsidR="000227C1">
        <w:rPr>
          <w:i/>
          <w:iCs/>
          <w:sz w:val="22"/>
          <w:lang w:val="en-GB"/>
        </w:rPr>
        <w:t>solutions in the market</w:t>
      </w:r>
      <w:r w:rsidRPr="004B30EA">
        <w:rPr>
          <w:i/>
          <w:iCs/>
          <w:sz w:val="22"/>
          <w:lang w:val="en-GB"/>
        </w:rPr>
        <w:t>.</w:t>
      </w:r>
    </w:p>
    <w:p w14:paraId="4CE857D5" w14:textId="11A7496B" w:rsidR="00BC60AA" w:rsidRPr="003278CC" w:rsidRDefault="00000000" w:rsidP="00B17814">
      <w:pPr>
        <w:pStyle w:val="FirstParagraph"/>
        <w:spacing w:before="0" w:after="0"/>
        <w:rPr>
          <w:ins w:id="57" w:author="Li Jianfeng" w:date="2026-09-02T17:08:00Z" w16du:dateUtc="2026-09-02T09:08:00Z"/>
          <w:rFonts w:ascii="Times New Roman" w:hAnsi="Times New Roman" w:cs="Times New Roman"/>
          <w:sz w:val="22"/>
          <w:szCs w:val="22"/>
          <w:rPrChange w:id="58" w:author="Li Jianfeng" w:date="2026-09-02T17:08:00Z" w16du:dateUtc="2026-09-02T09:08:00Z">
            <w:rPr>
              <w:ins w:id="59" w:author="Li Jianfeng" w:date="2026-09-02T17:08:00Z" w16du:dateUtc="2026-09-02T09:08:00Z"/>
              <w:rFonts w:ascii="Times New Roman" w:hAnsi="Times New Roman" w:cs="Times New Roman"/>
            </w:rPr>
          </w:rPrChange>
        </w:rPr>
        <w:pPrChange w:id="60" w:author="Li Jianfeng" w:date="2026-09-02T17:09:00Z" w16du:dateUtc="2026-09-02T09:09:00Z">
          <w:pPr>
            <w:pStyle w:val="af4"/>
          </w:pPr>
        </w:pPrChange>
      </w:pPr>
      <w:del w:id="61" w:author="Li Jianfeng" w:date="2026-09-02T17:09:00Z" w16du:dateUtc="2026-09-02T09:09:00Z">
        <w:r w:rsidDel="00B17814">
          <w:rPr>
            <w:sz w:val="22"/>
          </w:rPr>
          <w:delText>In infrastructure, industrial operations, construction, transport, and distributed monitoring, the urgent problem is how to capture sudden events and anomalies as completely as possible without wasting scarce system resources on false or low-value records. Critical events such as abnormal vibration, impact, equipment stoppage, or sudden structural response may last only seconds and may not occur again under the same conditions. If the node is asleep, the trigger is too strict, or the system reacts too late, the event may be missed permanently; if the trigger is too loose, the node repeatedly records noise or minor disturbances, consuming battery, storage, wireless bandwidth, and engineering attention. This is a serious gap for resource-constrained monitoring systems deployed at hard-to-access sites: limited power and memory should be reserved for the moments that matter, not exhausted by irrelevant data. The problem to be solved is therefore clear and commercially important: enable broad, near-complete capture of sudden events and anomalies while sharply reducing false triggers, so monitoring systems can use limited resources on critical event records that support safety assessment, fault diagnosis, maintenance decisions, complaint response, and accountability.</w:delText>
        </w:r>
      </w:del>
      <w:ins w:id="62" w:author="Li Jianfeng" w:date="2026-09-02T17:08:00Z" w16du:dateUtc="2026-09-02T09:08:00Z">
        <w:r w:rsidR="00BC60AA" w:rsidRPr="003278CC">
          <w:rPr>
            <w:rFonts w:ascii="Times New Roman" w:hAnsi="Times New Roman" w:cs="Times New Roman"/>
            <w:sz w:val="22"/>
            <w:szCs w:val="22"/>
            <w:rPrChange w:id="63" w:author="Li Jianfeng" w:date="2026-09-02T17:08:00Z" w16du:dateUtc="2026-09-02T09:08:00Z">
              <w:rPr>
                <w:rFonts w:ascii="Times New Roman" w:hAnsi="Times New Roman" w:cs="Times New Roman"/>
              </w:rPr>
            </w:rPrChange>
          </w:rPr>
          <w:t>The problem is the loss or dilution of short, non-repeatable event evidence in resource-constrained vibration monitoring. At a construction or civil-asset site, the event of interest may last seconds, yet the node may need to operate for months. A missed event cannot be recreated. Conversely, hundreds of false triggers create avoidable battery drain, data transfer, storage, engineer review and site visits.</w:t>
        </w:r>
        <w:r w:rsidR="00B17814">
          <w:rPr>
            <w:rFonts w:ascii="Times New Roman" w:hAnsi="Times New Roman" w:cs="Times New Roman" w:hint="eastAsia"/>
            <w:sz w:val="22"/>
            <w:szCs w:val="22"/>
            <w:lang w:eastAsia="zh-CN"/>
          </w:rPr>
          <w:t xml:space="preserve"> </w:t>
        </w:r>
        <w:r w:rsidR="00BC60AA" w:rsidRPr="003278CC">
          <w:rPr>
            <w:rFonts w:ascii="Times New Roman" w:hAnsi="Times New Roman" w:cs="Times New Roman"/>
            <w:sz w:val="22"/>
            <w:szCs w:val="22"/>
            <w:rPrChange w:id="64" w:author="Li Jianfeng" w:date="2026-09-02T17:08:00Z" w16du:dateUtc="2026-09-02T09:08:00Z">
              <w:rPr>
                <w:rFonts w:ascii="Times New Roman" w:hAnsi="Times New Roman" w:cs="Times New Roman"/>
              </w:rPr>
            </w:rPrChange>
          </w:rPr>
          <w:t>Existing recording methods fail in predictable ways:</w:t>
        </w:r>
      </w:ins>
    </w:p>
    <w:p w14:paraId="087E6970" w14:textId="77777777" w:rsidR="00BC60AA" w:rsidRPr="003278CC" w:rsidRDefault="00BC60AA" w:rsidP="00B17814">
      <w:pPr>
        <w:pStyle w:val="Compact"/>
        <w:numPr>
          <w:ilvl w:val="0"/>
          <w:numId w:val="22"/>
        </w:numPr>
        <w:spacing w:before="0" w:after="0"/>
        <w:ind w:hanging="482"/>
        <w:rPr>
          <w:ins w:id="65" w:author="Li Jianfeng" w:date="2026-09-02T17:08:00Z" w16du:dateUtc="2026-09-02T09:08:00Z"/>
          <w:rFonts w:ascii="Times New Roman" w:hAnsi="Times New Roman" w:cs="Times New Roman"/>
          <w:sz w:val="22"/>
          <w:szCs w:val="22"/>
          <w:rPrChange w:id="66" w:author="Li Jianfeng" w:date="2026-09-02T17:08:00Z" w16du:dateUtc="2026-09-02T09:08:00Z">
            <w:rPr>
              <w:ins w:id="67" w:author="Li Jianfeng" w:date="2026-09-02T17:08:00Z" w16du:dateUtc="2026-09-02T09:08:00Z"/>
              <w:rFonts w:ascii="Times New Roman" w:hAnsi="Times New Roman" w:cs="Times New Roman"/>
            </w:rPr>
          </w:rPrChange>
        </w:rPr>
        <w:pPrChange w:id="68" w:author="Li Jianfeng" w:date="2026-09-02T17:09:00Z" w16du:dateUtc="2026-09-02T09:09:00Z">
          <w:pPr>
            <w:pStyle w:val="Compact"/>
            <w:numPr>
              <w:numId w:val="22"/>
            </w:numPr>
            <w:ind w:left="720" w:hanging="480"/>
          </w:pPr>
        </w:pPrChange>
      </w:pPr>
      <w:ins w:id="69" w:author="Li Jianfeng" w:date="2026-09-02T17:08:00Z" w16du:dateUtc="2026-09-02T09:08:00Z">
        <w:r w:rsidRPr="003278CC">
          <w:rPr>
            <w:rFonts w:ascii="Times New Roman" w:hAnsi="Times New Roman" w:cs="Times New Roman"/>
            <w:b/>
            <w:bCs/>
            <w:sz w:val="22"/>
            <w:szCs w:val="22"/>
            <w:rPrChange w:id="70" w:author="Li Jianfeng" w:date="2026-09-02T17:08:00Z" w16du:dateUtc="2026-09-02T09:08:00Z">
              <w:rPr>
                <w:rFonts w:ascii="Times New Roman" w:hAnsi="Times New Roman" w:cs="Times New Roman"/>
                <w:b/>
                <w:bCs/>
              </w:rPr>
            </w:rPrChange>
          </w:rPr>
          <w:t>Continuous recording</w:t>
        </w:r>
        <w:r w:rsidRPr="003278CC">
          <w:rPr>
            <w:rFonts w:ascii="Times New Roman" w:hAnsi="Times New Roman" w:cs="Times New Roman"/>
            <w:sz w:val="22"/>
            <w:szCs w:val="22"/>
            <w:rPrChange w:id="71" w:author="Li Jianfeng" w:date="2026-09-02T17:08:00Z" w16du:dateUtc="2026-09-02T09:08:00Z">
              <w:rPr>
                <w:rFonts w:ascii="Times New Roman" w:hAnsi="Times New Roman" w:cs="Times New Roman"/>
              </w:rPr>
            </w:rPrChange>
          </w:rPr>
          <w:t xml:space="preserve"> offers good temporal coverage but imposes a persistent energy, storage and communication cost that becomes expensive across a dense wireless network.</w:t>
        </w:r>
      </w:ins>
    </w:p>
    <w:p w14:paraId="749FA61B" w14:textId="77777777" w:rsidR="00BC60AA" w:rsidRPr="003278CC" w:rsidRDefault="00BC60AA" w:rsidP="00BC60AA">
      <w:pPr>
        <w:pStyle w:val="Compact"/>
        <w:numPr>
          <w:ilvl w:val="0"/>
          <w:numId w:val="22"/>
        </w:numPr>
        <w:rPr>
          <w:ins w:id="72" w:author="Li Jianfeng" w:date="2026-09-02T17:08:00Z" w16du:dateUtc="2026-09-02T09:08:00Z"/>
          <w:rFonts w:ascii="Times New Roman" w:hAnsi="Times New Roman" w:cs="Times New Roman"/>
          <w:sz w:val="22"/>
          <w:szCs w:val="22"/>
          <w:rPrChange w:id="73" w:author="Li Jianfeng" w:date="2026-09-02T17:08:00Z" w16du:dateUtc="2026-09-02T09:08:00Z">
            <w:rPr>
              <w:ins w:id="74" w:author="Li Jianfeng" w:date="2026-09-02T17:08:00Z" w16du:dateUtc="2026-09-02T09:08:00Z"/>
              <w:rFonts w:ascii="Times New Roman" w:hAnsi="Times New Roman" w:cs="Times New Roman"/>
            </w:rPr>
          </w:rPrChange>
        </w:rPr>
      </w:pPr>
      <w:ins w:id="75" w:author="Li Jianfeng" w:date="2026-09-02T17:08:00Z" w16du:dateUtc="2026-09-02T09:08:00Z">
        <w:r w:rsidRPr="003278CC">
          <w:rPr>
            <w:rFonts w:ascii="Times New Roman" w:hAnsi="Times New Roman" w:cs="Times New Roman"/>
            <w:b/>
            <w:bCs/>
            <w:sz w:val="22"/>
            <w:szCs w:val="22"/>
            <w:rPrChange w:id="76" w:author="Li Jianfeng" w:date="2026-09-02T17:08:00Z" w16du:dateUtc="2026-09-02T09:08:00Z">
              <w:rPr>
                <w:rFonts w:ascii="Times New Roman" w:hAnsi="Times New Roman" w:cs="Times New Roman"/>
                <w:b/>
                <w:bCs/>
              </w:rPr>
            </w:rPrChange>
          </w:rPr>
          <w:t>Periodic or duty-cycled recording</w:t>
        </w:r>
        <w:r w:rsidRPr="003278CC">
          <w:rPr>
            <w:rFonts w:ascii="Times New Roman" w:hAnsi="Times New Roman" w:cs="Times New Roman"/>
            <w:sz w:val="22"/>
            <w:szCs w:val="22"/>
            <w:rPrChange w:id="77" w:author="Li Jianfeng" w:date="2026-09-02T17:08:00Z" w16du:dateUtc="2026-09-02T09:08:00Z">
              <w:rPr>
                <w:rFonts w:ascii="Times New Roman" w:hAnsi="Times New Roman" w:cs="Times New Roman"/>
              </w:rPr>
            </w:rPrChange>
          </w:rPr>
          <w:t xml:space="preserve"> controls resource use but creates blind intervals. A critical event occurring while the acquisition chain sleeps is permanently lost.</w:t>
        </w:r>
      </w:ins>
    </w:p>
    <w:p w14:paraId="2BB45165" w14:textId="77777777" w:rsidR="00BC60AA" w:rsidRPr="003278CC" w:rsidRDefault="00BC60AA" w:rsidP="00BC60AA">
      <w:pPr>
        <w:pStyle w:val="Compact"/>
        <w:numPr>
          <w:ilvl w:val="0"/>
          <w:numId w:val="22"/>
        </w:numPr>
        <w:rPr>
          <w:ins w:id="78" w:author="Li Jianfeng" w:date="2026-09-02T17:08:00Z" w16du:dateUtc="2026-09-02T09:08:00Z"/>
          <w:rFonts w:ascii="Times New Roman" w:hAnsi="Times New Roman" w:cs="Times New Roman"/>
          <w:sz w:val="22"/>
          <w:szCs w:val="22"/>
          <w:rPrChange w:id="79" w:author="Li Jianfeng" w:date="2026-09-02T17:08:00Z" w16du:dateUtc="2026-09-02T09:08:00Z">
            <w:rPr>
              <w:ins w:id="80" w:author="Li Jianfeng" w:date="2026-09-02T17:08:00Z" w16du:dateUtc="2026-09-02T09:08:00Z"/>
              <w:rFonts w:ascii="Times New Roman" w:hAnsi="Times New Roman" w:cs="Times New Roman"/>
            </w:rPr>
          </w:rPrChange>
        </w:rPr>
      </w:pPr>
      <w:ins w:id="81" w:author="Li Jianfeng" w:date="2026-09-02T17:08:00Z" w16du:dateUtc="2026-09-02T09:08:00Z">
        <w:r w:rsidRPr="003278CC">
          <w:rPr>
            <w:rFonts w:ascii="Times New Roman" w:hAnsi="Times New Roman" w:cs="Times New Roman"/>
            <w:b/>
            <w:bCs/>
            <w:sz w:val="22"/>
            <w:szCs w:val="22"/>
            <w:rPrChange w:id="82" w:author="Li Jianfeng" w:date="2026-09-02T17:08:00Z" w16du:dateUtc="2026-09-02T09:08:00Z">
              <w:rPr>
                <w:rFonts w:ascii="Times New Roman" w:hAnsi="Times New Roman" w:cs="Times New Roman"/>
                <w:b/>
                <w:bCs/>
              </w:rPr>
            </w:rPrChange>
          </w:rPr>
          <w:t>Fixed-threshold triggering</w:t>
        </w:r>
        <w:r w:rsidRPr="003278CC">
          <w:rPr>
            <w:rFonts w:ascii="Times New Roman" w:hAnsi="Times New Roman" w:cs="Times New Roman"/>
            <w:sz w:val="22"/>
            <w:szCs w:val="22"/>
            <w:rPrChange w:id="83" w:author="Li Jianfeng" w:date="2026-09-02T17:08:00Z" w16du:dateUtc="2026-09-02T09:08:00Z">
              <w:rPr>
                <w:rFonts w:ascii="Times New Roman" w:hAnsi="Times New Roman" w:cs="Times New Roman"/>
              </w:rPr>
            </w:rPrChange>
          </w:rPr>
          <w:t xml:space="preserve"> is efficient only while site conditions remain close to those assumed during commissioning. Construction stages, traffic, machinery and weather change the background signal. Conservative thresholds generate false records; restrictive thresholds miss events. Both require repeated engineering judgement and, in difficult deployments, return visits.</w:t>
        </w:r>
      </w:ins>
    </w:p>
    <w:p w14:paraId="2ADD078C" w14:textId="3BE8EFB1" w:rsidR="00BC60AA" w:rsidRPr="003278CC" w:rsidRDefault="00BC60AA" w:rsidP="00B17814">
      <w:pPr>
        <w:pStyle w:val="FirstParagraph"/>
        <w:spacing w:before="0" w:after="0"/>
        <w:rPr>
          <w:rFonts w:ascii="Times New Roman" w:hAnsi="Times New Roman" w:cs="Times New Roman" w:hint="eastAsia"/>
          <w:sz w:val="22"/>
          <w:szCs w:val="22"/>
          <w:rPrChange w:id="84" w:author="Li Jianfeng" w:date="2026-09-02T17:08:00Z" w16du:dateUtc="2026-09-02T09:08:00Z">
            <w:rPr/>
          </w:rPrChange>
        </w:rPr>
        <w:pPrChange w:id="85" w:author="Li Jianfeng" w:date="2026-09-02T17:09:00Z" w16du:dateUtc="2026-09-02T09:09:00Z">
          <w:pPr>
            <w:spacing w:after="120" w:line="252" w:lineRule="auto"/>
            <w:jc w:val="both"/>
          </w:pPr>
        </w:pPrChange>
      </w:pPr>
      <w:ins w:id="86" w:author="Li Jianfeng" w:date="2026-09-02T17:08:00Z" w16du:dateUtc="2026-09-02T09:08:00Z">
        <w:r w:rsidRPr="003278CC">
          <w:rPr>
            <w:rFonts w:ascii="Times New Roman" w:hAnsi="Times New Roman" w:cs="Times New Roman"/>
            <w:sz w:val="22"/>
            <w:szCs w:val="22"/>
            <w:rPrChange w:id="87" w:author="Li Jianfeng" w:date="2026-09-02T17:08:00Z" w16du:dateUtc="2026-09-02T09:08:00Z">
              <w:rPr/>
            </w:rPrChange>
          </w:rPr>
          <w:t>The unmet commercial need is therefore not another vibration sensor. It is an embeddable capture function that protects the record of a defined critical event while adapting to changing background conditions and reducing the operational burden created by irrelevant records.</w:t>
        </w:r>
      </w:ins>
    </w:p>
    <w:p w14:paraId="406E286D" w14:textId="77777777" w:rsidR="00E4627E" w:rsidRPr="00F13E45" w:rsidRDefault="00E4627E" w:rsidP="00073B05">
      <w:pPr>
        <w:jc w:val="both"/>
        <w:rPr>
          <w:rFonts w:eastAsiaTheme="minorEastAsia" w:hint="eastAsia"/>
          <w:b/>
          <w:bCs/>
          <w:lang w:val="en-GB"/>
          <w:rPrChange w:id="88" w:author="Li Jianfeng" w:date="2026-09-02T17:19:00Z" w16du:dateUtc="2026-09-02T09:19:00Z">
            <w:rPr>
              <w:b/>
              <w:bCs/>
              <w:lang w:val="en-GB"/>
            </w:rPr>
          </w:rPrChange>
        </w:rPr>
      </w:pPr>
    </w:p>
    <w:p w14:paraId="5D11A90D" w14:textId="77777777" w:rsidR="00E4627E" w:rsidRPr="004B30EA" w:rsidRDefault="00E4627E" w:rsidP="00073B05">
      <w:pPr>
        <w:jc w:val="both"/>
        <w:rPr>
          <w:b/>
          <w:bCs/>
          <w:lang w:val="en-GB"/>
        </w:rPr>
      </w:pPr>
      <w:r w:rsidRPr="004B30EA">
        <w:rPr>
          <w:b/>
          <w:bCs/>
          <w:sz w:val="22"/>
          <w:lang w:val="en-GB"/>
        </w:rPr>
        <w:t>2.2</w:t>
      </w:r>
      <w:r w:rsidRPr="004B30EA">
        <w:rPr>
          <w:b/>
          <w:bCs/>
          <w:sz w:val="22"/>
          <w:lang w:val="en-GB"/>
        </w:rPr>
        <w:tab/>
        <w:t>Industry Analysis/Market Assessment</w:t>
      </w:r>
    </w:p>
    <w:p w14:paraId="098F2E32" w14:textId="77777777" w:rsidR="00E4627E" w:rsidRPr="004B30EA" w:rsidRDefault="00E4627E" w:rsidP="00073B05">
      <w:pPr>
        <w:jc w:val="both"/>
        <w:rPr>
          <w:b/>
          <w:bCs/>
          <w:lang w:val="en-GB"/>
        </w:rPr>
      </w:pPr>
    </w:p>
    <w:p w14:paraId="54EBD8CE" w14:textId="77777777" w:rsidR="00237560" w:rsidRDefault="00E4627E" w:rsidP="00073B05">
      <w:pPr>
        <w:spacing w:after="200"/>
        <w:jc w:val="both"/>
        <w:rPr>
          <w:ins w:id="89" w:author="Li Jianfeng" w:date="2026-09-02T17:36:00Z" w16du:dateUtc="2026-09-02T09:36:00Z"/>
          <w:rFonts w:eastAsiaTheme="minorEastAsia"/>
          <w:i/>
          <w:iCs/>
          <w:sz w:val="22"/>
          <w:lang w:val="en-GB"/>
        </w:rPr>
      </w:pPr>
      <w:r w:rsidRPr="004B30EA">
        <w:rPr>
          <w:i/>
          <w:iCs/>
          <w:sz w:val="22"/>
          <w:lang w:val="en-GB"/>
        </w:rPr>
        <w:lastRenderedPageBreak/>
        <w:t xml:space="preserve">The team should perform an industry analysis/market assessment to identify current and future market trends. It should include the market segment (i.e. the </w:t>
      </w:r>
      <w:r w:rsidR="000227C1">
        <w:rPr>
          <w:i/>
          <w:iCs/>
          <w:sz w:val="22"/>
          <w:lang w:val="en-GB"/>
        </w:rPr>
        <w:t>targ</w:t>
      </w:r>
      <w:r w:rsidR="008A4EBB">
        <w:rPr>
          <w:i/>
          <w:iCs/>
          <w:sz w:val="22"/>
          <w:lang w:val="en-GB"/>
        </w:rPr>
        <w:t>e</w:t>
      </w:r>
      <w:r w:rsidR="000227C1">
        <w:rPr>
          <w:i/>
          <w:iCs/>
          <w:sz w:val="22"/>
          <w:lang w:val="en-GB"/>
        </w:rPr>
        <w:t>ted</w:t>
      </w:r>
      <w:r w:rsidRPr="004B30EA">
        <w:rPr>
          <w:i/>
          <w:iCs/>
          <w:sz w:val="22"/>
          <w:lang w:val="en-GB"/>
        </w:rPr>
        <w:t xml:space="preserve"> customers) and customer analysis.  </w:t>
      </w:r>
    </w:p>
    <w:p w14:paraId="6B9A810B" w14:textId="77777777" w:rsidR="0012390C" w:rsidRPr="0012390C" w:rsidRDefault="0012390C" w:rsidP="0012390C">
      <w:pPr>
        <w:spacing w:after="200"/>
        <w:jc w:val="both"/>
        <w:rPr>
          <w:ins w:id="90" w:author="Li Jianfeng" w:date="2026-09-02T17:36:00Z" w16du:dateUtc="2026-09-02T09:36:00Z"/>
          <w:rFonts w:eastAsiaTheme="minorEastAsia"/>
          <w:b/>
          <w:bCs/>
          <w:lang w:val="en-GB"/>
          <w:rPrChange w:id="91" w:author="Li Jianfeng" w:date="2026-09-02T17:36:00Z" w16du:dateUtc="2026-09-02T09:36:00Z">
            <w:rPr>
              <w:ins w:id="92" w:author="Li Jianfeng" w:date="2026-09-02T17:36:00Z" w16du:dateUtc="2026-09-02T09:36:00Z"/>
              <w:rFonts w:eastAsiaTheme="minorEastAsia"/>
              <w:i/>
              <w:iCs/>
              <w:lang w:val="en-GB"/>
            </w:rPr>
          </w:rPrChange>
        </w:rPr>
      </w:pPr>
      <w:ins w:id="93" w:author="Li Jianfeng" w:date="2026-09-02T17:36:00Z" w16du:dateUtc="2026-09-02T09:36:00Z">
        <w:r w:rsidRPr="0012390C">
          <w:rPr>
            <w:rFonts w:eastAsiaTheme="minorEastAsia"/>
            <w:b/>
            <w:bCs/>
            <w:lang w:val="en-GB"/>
            <w:rPrChange w:id="94" w:author="Li Jianfeng" w:date="2026-09-02T17:36:00Z" w16du:dateUtc="2026-09-02T09:36:00Z">
              <w:rPr>
                <w:rFonts w:eastAsiaTheme="minorEastAsia"/>
                <w:i/>
                <w:iCs/>
                <w:lang w:val="en-GB"/>
              </w:rPr>
            </w:rPrChange>
          </w:rPr>
          <w:t>Market context and addressable scope</w:t>
        </w:r>
      </w:ins>
    </w:p>
    <w:p w14:paraId="5434226C" w14:textId="134116CA" w:rsidR="00013308" w:rsidRPr="00595907" w:rsidRDefault="0012390C" w:rsidP="0012390C">
      <w:pPr>
        <w:spacing w:after="200"/>
        <w:jc w:val="both"/>
        <w:rPr>
          <w:ins w:id="95" w:author="Li Jianfeng" w:date="2026-09-02T17:38:00Z" w16du:dateUtc="2026-09-02T09:38:00Z"/>
          <w:rFonts w:eastAsiaTheme="minorEastAsia"/>
          <w:sz w:val="22"/>
          <w:szCs w:val="22"/>
          <w:lang w:val="en-GB"/>
          <w:rPrChange w:id="96" w:author="Li Jianfeng" w:date="2026-09-02T17:39:00Z" w16du:dateUtc="2026-09-02T09:39:00Z">
            <w:rPr>
              <w:ins w:id="97" w:author="Li Jianfeng" w:date="2026-09-02T17:38:00Z" w16du:dateUtc="2026-09-02T09:38:00Z"/>
              <w:rFonts w:eastAsiaTheme="minorEastAsia"/>
              <w:lang w:val="en-GB"/>
            </w:rPr>
          </w:rPrChange>
        </w:rPr>
      </w:pPr>
      <w:ins w:id="98" w:author="Li Jianfeng" w:date="2026-09-02T17:36:00Z" w16du:dateUtc="2026-09-02T09:36:00Z">
        <w:r w:rsidRPr="00595907">
          <w:rPr>
            <w:rFonts w:eastAsiaTheme="minorEastAsia"/>
            <w:sz w:val="22"/>
            <w:szCs w:val="22"/>
            <w:lang w:val="en-GB"/>
            <w:rPrChange w:id="99" w:author="Li Jianfeng" w:date="2026-09-02T17:39:00Z" w16du:dateUtc="2026-09-02T09:39:00Z">
              <w:rPr>
                <w:rFonts w:eastAsiaTheme="minorEastAsia"/>
                <w:i/>
                <w:iCs/>
                <w:lang w:val="en-GB"/>
              </w:rPr>
            </w:rPrChange>
          </w:rPr>
          <w:t>The relevant parent markets are expanding: infrastructure monitoring is estimated at USD 8.74 billion in 2026 and USD 14.05 billion by 2031; structural health monitoring at USD 3.57 billion in 2025 and USD 5.48 billion by 2030; industrial wireless sensor networks at USD 5.19 billion in 2023 with a 12.1% CAGR to 2030; condition-monitoring equipment at USD 3.54 billion in 2026 and USD 5.11 billion by 2031; and predictive maintenance at USD 18.90 billion in 2026 and USD 82.17 billion by 2031 [1–5]. These figures establish sustained expenditure on monitoring, but they are not treated as the project’s addressable revenue.</w:t>
        </w:r>
        <w:r w:rsidRPr="00595907">
          <w:rPr>
            <w:rFonts w:eastAsiaTheme="minorEastAsia" w:hint="eastAsia"/>
            <w:sz w:val="22"/>
            <w:szCs w:val="22"/>
            <w:lang w:val="en-GB"/>
            <w:rPrChange w:id="100" w:author="Li Jianfeng" w:date="2026-09-02T17:39:00Z" w16du:dateUtc="2026-09-02T09:39:00Z">
              <w:rPr>
                <w:rFonts w:eastAsiaTheme="minorEastAsia" w:hint="eastAsia"/>
                <w:i/>
                <w:iCs/>
                <w:lang w:val="en-GB"/>
              </w:rPr>
            </w:rPrChange>
          </w:rPr>
          <w:t xml:space="preserve"> </w:t>
        </w:r>
        <w:r w:rsidRPr="00595907">
          <w:rPr>
            <w:rFonts w:eastAsiaTheme="minorEastAsia"/>
            <w:sz w:val="22"/>
            <w:szCs w:val="22"/>
            <w:lang w:val="en-GB"/>
            <w:rPrChange w:id="101" w:author="Li Jianfeng" w:date="2026-09-02T17:39:00Z" w16du:dateUtc="2026-09-02T09:39:00Z">
              <w:rPr>
                <w:rFonts w:eastAsiaTheme="minorEastAsia"/>
                <w:i/>
                <w:iCs/>
                <w:lang w:val="en-GB"/>
              </w:rPr>
            </w:rPrChange>
          </w:rPr>
          <w:t>The addressable segment is narrower: battery-powered or bandwidth-constrained vibration nodes for which continuous high-rate acquisition is impractical and failure to preserve a short event record has operational value. The initial beachhead comprises Singapore-based OEMs and system integrators serving construction monitoring, rail-adjacent works and civil assets. Southeast Asia is the next channel-led expansion layer; China is a later OEM/licensing market after interface and manufacturability evidence is established.</w:t>
        </w:r>
      </w:ins>
    </w:p>
    <w:p w14:paraId="711720B7" w14:textId="77777777" w:rsidR="00013308" w:rsidRDefault="00013308" w:rsidP="00013308">
      <w:pPr>
        <w:jc w:val="center"/>
        <w:rPr>
          <w:ins w:id="102" w:author="Li Jianfeng" w:date="2026-09-02T17:38:00Z" w16du:dateUtc="2026-09-02T09:38:00Z"/>
          <w:rFonts w:eastAsiaTheme="minorEastAsia"/>
        </w:rPr>
      </w:pPr>
      <w:ins w:id="103" w:author="Li Jianfeng" w:date="2026-09-02T17:38:00Z" w16du:dateUtc="2026-09-02T09:38:00Z">
        <w:r>
          <w:rPr>
            <w:noProof/>
            <w:sz w:val="22"/>
          </w:rPr>
          <w:drawing>
            <wp:inline distT="0" distB="0" distL="0" distR="0" wp14:anchorId="651C6068" wp14:editId="0CAB662D">
              <wp:extent cx="4307723" cy="2316817"/>
              <wp:effectExtent l="0" t="0" r="0" b="7620"/>
              <wp:docPr id="6022029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graphic_market_expansion.png"/>
                      <pic:cNvPicPr/>
                    </pic:nvPicPr>
                    <pic:blipFill rotWithShape="1">
                      <a:blip r:embed="rId9"/>
                      <a:srcRect l="4737" t="4686" r="5750" b="5556"/>
                      <a:stretch>
                        <a:fillRect/>
                      </a:stretch>
                    </pic:blipFill>
                    <pic:spPr bwMode="auto">
                      <a:xfrm>
                        <a:off x="0" y="0"/>
                        <a:ext cx="4318373" cy="2322545"/>
                      </a:xfrm>
                      <a:prstGeom prst="rect">
                        <a:avLst/>
                      </a:prstGeom>
                      <a:ln>
                        <a:noFill/>
                      </a:ln>
                      <a:extLst>
                        <a:ext uri="{53640926-AAD7-44D8-BBD7-CCE9431645EC}">
                          <a14:shadowObscured xmlns:a14="http://schemas.microsoft.com/office/drawing/2010/main"/>
                        </a:ext>
                      </a:extLst>
                    </pic:spPr>
                  </pic:pic>
                </a:graphicData>
              </a:graphic>
            </wp:inline>
          </w:drawing>
        </w:r>
      </w:ins>
    </w:p>
    <w:p w14:paraId="1F4F069E" w14:textId="77777777" w:rsidR="00013308" w:rsidRPr="007B5691" w:rsidRDefault="00013308" w:rsidP="00013308">
      <w:pPr>
        <w:jc w:val="center"/>
        <w:rPr>
          <w:ins w:id="104" w:author="Li Jianfeng" w:date="2026-09-02T17:38:00Z" w16du:dateUtc="2026-09-02T09:38:00Z"/>
          <w:rFonts w:eastAsiaTheme="minorEastAsia" w:hint="eastAsia"/>
          <w:i/>
          <w:iCs/>
        </w:rPr>
      </w:pPr>
      <w:ins w:id="105" w:author="Li Jianfeng" w:date="2026-09-02T17:38:00Z" w16du:dateUtc="2026-09-02T09:38:00Z">
        <w:r w:rsidRPr="007B5691">
          <w:rPr>
            <w:rFonts w:eastAsiaTheme="minorEastAsia" w:hint="eastAsia"/>
            <w:i/>
            <w:iCs/>
          </w:rPr>
          <w:t xml:space="preserve">Figure. </w:t>
        </w:r>
        <w:r w:rsidRPr="007B5691">
          <w:rPr>
            <w:rFonts w:eastAsiaTheme="minorEastAsia"/>
            <w:i/>
            <w:iCs/>
          </w:rPr>
          <w:t>X</w:t>
        </w:r>
        <w:r>
          <w:rPr>
            <w:rFonts w:eastAsiaTheme="minorEastAsia" w:hint="eastAsia"/>
            <w:i/>
            <w:iCs/>
          </w:rPr>
          <w:t xml:space="preserve"> </w:t>
        </w:r>
        <w:r w:rsidRPr="0084611E">
          <w:rPr>
            <w:rFonts w:eastAsiaTheme="minorEastAsia"/>
            <w:i/>
            <w:iCs/>
          </w:rPr>
          <w:t>市场拓展战略</w:t>
        </w:r>
      </w:ins>
    </w:p>
    <w:p w14:paraId="35BD91DF" w14:textId="77777777" w:rsidR="00013308" w:rsidRPr="007B5691" w:rsidRDefault="00013308" w:rsidP="00013308">
      <w:pPr>
        <w:jc w:val="center"/>
        <w:rPr>
          <w:ins w:id="106" w:author="Li Jianfeng" w:date="2026-09-02T17:38:00Z" w16du:dateUtc="2026-09-02T09:38:00Z"/>
          <w:rFonts w:eastAsiaTheme="minorEastAsia" w:hint="eastAsia"/>
          <w:i/>
          <w:iCs/>
        </w:rPr>
      </w:pPr>
      <w:ins w:id="107" w:author="Li Jianfeng" w:date="2026-09-02T17:38:00Z" w16du:dateUtc="2026-09-02T09:38:00Z">
        <w:r>
          <w:rPr>
            <w:rFonts w:eastAsiaTheme="minorEastAsia" w:hint="eastAsia"/>
            <w:i/>
            <w:iCs/>
          </w:rPr>
          <w:t>Table</w:t>
        </w:r>
        <w:r w:rsidRPr="007B5691">
          <w:rPr>
            <w:rFonts w:eastAsiaTheme="minorEastAsia" w:hint="eastAsia"/>
            <w:i/>
            <w:iCs/>
          </w:rPr>
          <w:t>. x</w:t>
        </w:r>
        <w:r w:rsidRPr="0084611E">
          <w:rPr>
            <w:rFonts w:eastAsiaTheme="minorEastAsia"/>
            <w:i/>
            <w:iCs/>
          </w:rPr>
          <w:t>细分市场分析表</w:t>
        </w:r>
      </w:ins>
    </w:p>
    <w:tbl>
      <w:tblPr>
        <w:tblStyle w:val="a7"/>
        <w:tblW w:w="0" w:type="auto"/>
        <w:jc w:val="center"/>
        <w:tblLook w:val="04A0" w:firstRow="1" w:lastRow="0" w:firstColumn="1" w:lastColumn="0" w:noHBand="0" w:noVBand="1"/>
      </w:tblPr>
      <w:tblGrid>
        <w:gridCol w:w="1413"/>
        <w:gridCol w:w="3042"/>
        <w:gridCol w:w="2770"/>
        <w:gridCol w:w="2397"/>
      </w:tblGrid>
      <w:tr w:rsidR="00013308" w14:paraId="1F002EA4" w14:textId="77777777" w:rsidTr="007B5691">
        <w:trPr>
          <w:jc w:val="center"/>
          <w:ins w:id="108" w:author="Li Jianfeng" w:date="2026-09-02T17:38:00Z" w16du:dateUtc="2026-09-02T09:38:00Z"/>
        </w:trPr>
        <w:tc>
          <w:tcPr>
            <w:tcW w:w="1413" w:type="dxa"/>
            <w:shd w:val="clear" w:color="auto" w:fill="EDEDED"/>
            <w:vAlign w:val="center"/>
          </w:tcPr>
          <w:p w14:paraId="4491F3E0" w14:textId="77777777" w:rsidR="00013308" w:rsidRDefault="00013308" w:rsidP="007B5691">
            <w:pPr>
              <w:jc w:val="center"/>
              <w:rPr>
                <w:ins w:id="109" w:author="Li Jianfeng" w:date="2026-09-02T17:38:00Z" w16du:dateUtc="2026-09-02T09:38:00Z"/>
              </w:rPr>
            </w:pPr>
            <w:ins w:id="110" w:author="Li Jianfeng" w:date="2026-09-02T17:38:00Z" w16du:dateUtc="2026-09-02T09:38:00Z">
              <w:r>
                <w:rPr>
                  <w:b/>
                  <w:sz w:val="17"/>
                </w:rPr>
                <w:t>Scope level</w:t>
              </w:r>
            </w:ins>
          </w:p>
        </w:tc>
        <w:tc>
          <w:tcPr>
            <w:tcW w:w="3042" w:type="dxa"/>
            <w:shd w:val="clear" w:color="auto" w:fill="EDEDED"/>
            <w:vAlign w:val="center"/>
          </w:tcPr>
          <w:p w14:paraId="2E45A660" w14:textId="77777777" w:rsidR="00013308" w:rsidRDefault="00013308" w:rsidP="007B5691">
            <w:pPr>
              <w:jc w:val="center"/>
              <w:rPr>
                <w:ins w:id="111" w:author="Li Jianfeng" w:date="2026-09-02T17:38:00Z" w16du:dateUtc="2026-09-02T09:38:00Z"/>
              </w:rPr>
            </w:pPr>
            <w:ins w:id="112" w:author="Li Jianfeng" w:date="2026-09-02T17:38:00Z" w16du:dateUtc="2026-09-02T09:38:00Z">
              <w:r>
                <w:rPr>
                  <w:b/>
                  <w:sz w:val="17"/>
                </w:rPr>
                <w:t>Included market</w:t>
              </w:r>
            </w:ins>
          </w:p>
        </w:tc>
        <w:tc>
          <w:tcPr>
            <w:tcW w:w="2770" w:type="dxa"/>
            <w:shd w:val="clear" w:color="auto" w:fill="EDEDED"/>
            <w:vAlign w:val="center"/>
          </w:tcPr>
          <w:p w14:paraId="410C8E16" w14:textId="77777777" w:rsidR="00013308" w:rsidRDefault="00013308" w:rsidP="007B5691">
            <w:pPr>
              <w:jc w:val="center"/>
              <w:rPr>
                <w:ins w:id="113" w:author="Li Jianfeng" w:date="2026-09-02T17:38:00Z" w16du:dateUtc="2026-09-02T09:38:00Z"/>
              </w:rPr>
            </w:pPr>
            <w:ins w:id="114" w:author="Li Jianfeng" w:date="2026-09-02T17:38:00Z" w16du:dateUtc="2026-09-02T09:38:00Z">
              <w:r>
                <w:rPr>
                  <w:b/>
                  <w:sz w:val="17"/>
                </w:rPr>
                <w:t>Reason for inclusion</w:t>
              </w:r>
            </w:ins>
          </w:p>
        </w:tc>
        <w:tc>
          <w:tcPr>
            <w:tcW w:w="2397" w:type="dxa"/>
            <w:shd w:val="clear" w:color="auto" w:fill="EDEDED"/>
            <w:vAlign w:val="center"/>
          </w:tcPr>
          <w:p w14:paraId="19B3BA56" w14:textId="77777777" w:rsidR="00013308" w:rsidRDefault="00013308" w:rsidP="007B5691">
            <w:pPr>
              <w:jc w:val="center"/>
              <w:rPr>
                <w:ins w:id="115" w:author="Li Jianfeng" w:date="2026-09-02T17:38:00Z" w16du:dateUtc="2026-09-02T09:38:00Z"/>
              </w:rPr>
            </w:pPr>
            <w:ins w:id="116" w:author="Li Jianfeng" w:date="2026-09-02T17:38:00Z" w16du:dateUtc="2026-09-02T09:38:00Z">
              <w:r>
                <w:rPr>
                  <w:b/>
                  <w:sz w:val="17"/>
                </w:rPr>
                <w:t>Implication for this proposal</w:t>
              </w:r>
            </w:ins>
          </w:p>
        </w:tc>
      </w:tr>
      <w:tr w:rsidR="00013308" w14:paraId="6B076CF4" w14:textId="77777777" w:rsidTr="007B5691">
        <w:trPr>
          <w:jc w:val="center"/>
          <w:ins w:id="117" w:author="Li Jianfeng" w:date="2026-09-02T17:38:00Z" w16du:dateUtc="2026-09-02T09:38:00Z"/>
        </w:trPr>
        <w:tc>
          <w:tcPr>
            <w:tcW w:w="1413" w:type="dxa"/>
            <w:shd w:val="clear" w:color="auto" w:fill="FFFFFF"/>
            <w:vAlign w:val="center"/>
          </w:tcPr>
          <w:p w14:paraId="650A024C" w14:textId="77777777" w:rsidR="00013308" w:rsidRDefault="00013308" w:rsidP="007B5691">
            <w:pPr>
              <w:jc w:val="center"/>
              <w:rPr>
                <w:ins w:id="118" w:author="Li Jianfeng" w:date="2026-09-02T17:38:00Z" w16du:dateUtc="2026-09-02T09:38:00Z"/>
              </w:rPr>
            </w:pPr>
            <w:ins w:id="119" w:author="Li Jianfeng" w:date="2026-09-02T17:38:00Z" w16du:dateUtc="2026-09-02T09:38:00Z">
              <w:r>
                <w:rPr>
                  <w:sz w:val="17"/>
                </w:rPr>
                <w:t>Parent markets</w:t>
              </w:r>
            </w:ins>
          </w:p>
        </w:tc>
        <w:tc>
          <w:tcPr>
            <w:tcW w:w="3042" w:type="dxa"/>
            <w:shd w:val="clear" w:color="auto" w:fill="FFFFFF"/>
            <w:vAlign w:val="center"/>
          </w:tcPr>
          <w:p w14:paraId="4C070AB4" w14:textId="77777777" w:rsidR="00013308" w:rsidRDefault="00013308" w:rsidP="007B5691">
            <w:pPr>
              <w:jc w:val="center"/>
              <w:rPr>
                <w:ins w:id="120" w:author="Li Jianfeng" w:date="2026-09-02T17:38:00Z" w16du:dateUtc="2026-09-02T09:38:00Z"/>
              </w:rPr>
            </w:pPr>
            <w:ins w:id="121" w:author="Li Jianfeng" w:date="2026-09-02T17:38:00Z" w16du:dateUtc="2026-09-02T09:38:00Z">
              <w:r>
                <w:rPr>
                  <w:sz w:val="17"/>
                </w:rPr>
                <w:t>Infrastructure monitoring, structural health monitoring, industrial wireless sensor networks, condition monitoring, predictive maintenance</w:t>
              </w:r>
            </w:ins>
          </w:p>
        </w:tc>
        <w:tc>
          <w:tcPr>
            <w:tcW w:w="2770" w:type="dxa"/>
            <w:shd w:val="clear" w:color="auto" w:fill="FFFFFF"/>
            <w:vAlign w:val="center"/>
          </w:tcPr>
          <w:p w14:paraId="45328736" w14:textId="77777777" w:rsidR="00013308" w:rsidRDefault="00013308" w:rsidP="007B5691">
            <w:pPr>
              <w:jc w:val="center"/>
              <w:rPr>
                <w:ins w:id="122" w:author="Li Jianfeng" w:date="2026-09-02T17:38:00Z" w16du:dateUtc="2026-09-02T09:38:00Z"/>
              </w:rPr>
            </w:pPr>
            <w:ins w:id="123" w:author="Li Jianfeng" w:date="2026-09-02T17:38:00Z" w16du:dateUtc="2026-09-02T09:38:00Z">
              <w:r>
                <w:rPr>
                  <w:sz w:val="17"/>
                </w:rPr>
                <w:t>Large and growing demand for distributed monitoring and decision-ready event data</w:t>
              </w:r>
            </w:ins>
          </w:p>
        </w:tc>
        <w:tc>
          <w:tcPr>
            <w:tcW w:w="2397" w:type="dxa"/>
            <w:shd w:val="clear" w:color="auto" w:fill="FFFFFF"/>
            <w:vAlign w:val="center"/>
          </w:tcPr>
          <w:p w14:paraId="3E7A0B11" w14:textId="77777777" w:rsidR="00013308" w:rsidRDefault="00013308" w:rsidP="007B5691">
            <w:pPr>
              <w:jc w:val="center"/>
              <w:rPr>
                <w:ins w:id="124" w:author="Li Jianfeng" w:date="2026-09-02T17:38:00Z" w16du:dateUtc="2026-09-02T09:38:00Z"/>
              </w:rPr>
            </w:pPr>
            <w:ins w:id="125" w:author="Li Jianfeng" w:date="2026-09-02T17:38:00Z" w16du:dateUtc="2026-09-02T09:38:00Z">
              <w:r>
                <w:rPr>
                  <w:sz w:val="17"/>
                </w:rPr>
                <w:t>Shows investment-scale market pull, but not counted as direct revenue</w:t>
              </w:r>
            </w:ins>
          </w:p>
        </w:tc>
      </w:tr>
      <w:tr w:rsidR="00013308" w14:paraId="0878DD89" w14:textId="77777777" w:rsidTr="007B5691">
        <w:trPr>
          <w:jc w:val="center"/>
          <w:ins w:id="126" w:author="Li Jianfeng" w:date="2026-09-02T17:38:00Z" w16du:dateUtc="2026-09-02T09:38:00Z"/>
        </w:trPr>
        <w:tc>
          <w:tcPr>
            <w:tcW w:w="1413" w:type="dxa"/>
            <w:shd w:val="clear" w:color="auto" w:fill="FFFFFF"/>
            <w:vAlign w:val="center"/>
          </w:tcPr>
          <w:p w14:paraId="16EBCE6B" w14:textId="77777777" w:rsidR="00013308" w:rsidRDefault="00013308" w:rsidP="007B5691">
            <w:pPr>
              <w:jc w:val="center"/>
              <w:rPr>
                <w:ins w:id="127" w:author="Li Jianfeng" w:date="2026-09-02T17:38:00Z" w16du:dateUtc="2026-09-02T09:38:00Z"/>
              </w:rPr>
            </w:pPr>
            <w:ins w:id="128" w:author="Li Jianfeng" w:date="2026-09-02T17:38:00Z" w16du:dateUtc="2026-09-02T09:38:00Z">
              <w:r>
                <w:rPr>
                  <w:sz w:val="17"/>
                </w:rPr>
                <w:t>Relevant served segment</w:t>
              </w:r>
            </w:ins>
          </w:p>
        </w:tc>
        <w:tc>
          <w:tcPr>
            <w:tcW w:w="3042" w:type="dxa"/>
            <w:shd w:val="clear" w:color="auto" w:fill="FFFFFF"/>
            <w:vAlign w:val="center"/>
          </w:tcPr>
          <w:p w14:paraId="6F5AA96C" w14:textId="77777777" w:rsidR="00013308" w:rsidRDefault="00013308" w:rsidP="007B5691">
            <w:pPr>
              <w:jc w:val="center"/>
              <w:rPr>
                <w:ins w:id="129" w:author="Li Jianfeng" w:date="2026-09-02T17:38:00Z" w16du:dateUtc="2026-09-02T09:38:00Z"/>
              </w:rPr>
            </w:pPr>
            <w:ins w:id="130" w:author="Li Jianfeng" w:date="2026-09-02T17:38:00Z" w16du:dateUtc="2026-09-02T09:38:00Z">
              <w:r>
                <w:rPr>
                  <w:sz w:val="17"/>
                </w:rPr>
                <w:t>Resource-constrained monitoring nodes in infrastructure and industrial assets</w:t>
              </w:r>
            </w:ins>
          </w:p>
        </w:tc>
        <w:tc>
          <w:tcPr>
            <w:tcW w:w="2770" w:type="dxa"/>
            <w:shd w:val="clear" w:color="auto" w:fill="FFFFFF"/>
            <w:vAlign w:val="center"/>
          </w:tcPr>
          <w:p w14:paraId="04228A2D" w14:textId="77777777" w:rsidR="00013308" w:rsidRDefault="00013308" w:rsidP="007B5691">
            <w:pPr>
              <w:jc w:val="center"/>
              <w:rPr>
                <w:ins w:id="131" w:author="Li Jianfeng" w:date="2026-09-02T17:38:00Z" w16du:dateUtc="2026-09-02T09:38:00Z"/>
              </w:rPr>
            </w:pPr>
            <w:ins w:id="132" w:author="Li Jianfeng" w:date="2026-09-02T17:38:00Z" w16du:dateUtc="2026-09-02T09:38:00Z">
              <w:r>
                <w:rPr>
                  <w:sz w:val="17"/>
                </w:rPr>
                <w:t>Power, storage, bandwidth, and site access constrain continuous recording</w:t>
              </w:r>
            </w:ins>
          </w:p>
        </w:tc>
        <w:tc>
          <w:tcPr>
            <w:tcW w:w="2397" w:type="dxa"/>
            <w:shd w:val="clear" w:color="auto" w:fill="FFFFFF"/>
            <w:vAlign w:val="center"/>
          </w:tcPr>
          <w:p w14:paraId="3C1B903A" w14:textId="77777777" w:rsidR="00013308" w:rsidRDefault="00013308" w:rsidP="007B5691">
            <w:pPr>
              <w:jc w:val="center"/>
              <w:rPr>
                <w:ins w:id="133" w:author="Li Jianfeng" w:date="2026-09-02T17:38:00Z" w16du:dateUtc="2026-09-02T09:38:00Z"/>
              </w:rPr>
            </w:pPr>
            <w:ins w:id="134" w:author="Li Jianfeng" w:date="2026-09-02T17:38:00Z" w16du:dateUtc="2026-09-02T09:38:00Z">
              <w:r>
                <w:rPr>
                  <w:sz w:val="17"/>
                </w:rPr>
                <w:t>Defines where adaptive capture creates practical value</w:t>
              </w:r>
            </w:ins>
          </w:p>
        </w:tc>
      </w:tr>
      <w:tr w:rsidR="00013308" w14:paraId="4F5AE070" w14:textId="77777777" w:rsidTr="007B5691">
        <w:trPr>
          <w:jc w:val="center"/>
          <w:ins w:id="135" w:author="Li Jianfeng" w:date="2026-09-02T17:38:00Z" w16du:dateUtc="2026-09-02T09:38:00Z"/>
        </w:trPr>
        <w:tc>
          <w:tcPr>
            <w:tcW w:w="1413" w:type="dxa"/>
            <w:shd w:val="clear" w:color="auto" w:fill="FFFFFF"/>
            <w:vAlign w:val="center"/>
          </w:tcPr>
          <w:p w14:paraId="1FD789CB" w14:textId="77777777" w:rsidR="00013308" w:rsidRDefault="00013308" w:rsidP="007B5691">
            <w:pPr>
              <w:jc w:val="center"/>
              <w:rPr>
                <w:ins w:id="136" w:author="Li Jianfeng" w:date="2026-09-02T17:38:00Z" w16du:dateUtc="2026-09-02T09:38:00Z"/>
              </w:rPr>
            </w:pPr>
            <w:ins w:id="137" w:author="Li Jianfeng" w:date="2026-09-02T17:38:00Z" w16du:dateUtc="2026-09-02T09:38:00Z">
              <w:r>
                <w:rPr>
                  <w:sz w:val="17"/>
                </w:rPr>
                <w:t>Beachhead applications</w:t>
              </w:r>
            </w:ins>
          </w:p>
        </w:tc>
        <w:tc>
          <w:tcPr>
            <w:tcW w:w="3042" w:type="dxa"/>
            <w:shd w:val="clear" w:color="auto" w:fill="FFFFFF"/>
            <w:vAlign w:val="center"/>
          </w:tcPr>
          <w:p w14:paraId="2ACDECFD" w14:textId="77777777" w:rsidR="00013308" w:rsidRDefault="00013308" w:rsidP="007B5691">
            <w:pPr>
              <w:jc w:val="center"/>
              <w:rPr>
                <w:ins w:id="138" w:author="Li Jianfeng" w:date="2026-09-02T17:38:00Z" w16du:dateUtc="2026-09-02T09:38:00Z"/>
              </w:rPr>
            </w:pPr>
            <w:ins w:id="139" w:author="Li Jianfeng" w:date="2026-09-02T17:38:00Z" w16du:dateUtc="2026-09-02T09:38:00Z">
              <w:r>
                <w:rPr>
                  <w:sz w:val="17"/>
                </w:rPr>
                <w:t>Construction/asset incident capture; industrial machine, production-line, motor/pump/compressor anomalies</w:t>
              </w:r>
            </w:ins>
          </w:p>
        </w:tc>
        <w:tc>
          <w:tcPr>
            <w:tcW w:w="2770" w:type="dxa"/>
            <w:shd w:val="clear" w:color="auto" w:fill="FFFFFF"/>
            <w:vAlign w:val="center"/>
          </w:tcPr>
          <w:p w14:paraId="39098140" w14:textId="77777777" w:rsidR="00013308" w:rsidRDefault="00013308" w:rsidP="007B5691">
            <w:pPr>
              <w:jc w:val="center"/>
              <w:rPr>
                <w:ins w:id="140" w:author="Li Jianfeng" w:date="2026-09-02T17:38:00Z" w16du:dateUtc="2026-09-02T09:38:00Z"/>
              </w:rPr>
            </w:pPr>
            <w:ins w:id="141" w:author="Li Jianfeng" w:date="2026-09-02T17:38:00Z" w16du:dateUtc="2026-09-02T09:38:00Z">
              <w:r>
                <w:rPr>
                  <w:sz w:val="17"/>
                </w:rPr>
                <w:t>Events are rare, short, costly to miss, and expensive to record continuously</w:t>
              </w:r>
            </w:ins>
          </w:p>
        </w:tc>
        <w:tc>
          <w:tcPr>
            <w:tcW w:w="2397" w:type="dxa"/>
            <w:shd w:val="clear" w:color="auto" w:fill="FFFFFF"/>
            <w:vAlign w:val="center"/>
          </w:tcPr>
          <w:p w14:paraId="3CB037D6" w14:textId="77777777" w:rsidR="00013308" w:rsidRDefault="00013308" w:rsidP="007B5691">
            <w:pPr>
              <w:jc w:val="center"/>
              <w:rPr>
                <w:ins w:id="142" w:author="Li Jianfeng" w:date="2026-09-02T17:38:00Z" w16du:dateUtc="2026-09-02T09:38:00Z"/>
              </w:rPr>
            </w:pPr>
            <w:ins w:id="143" w:author="Li Jianfeng" w:date="2026-09-02T17:38:00Z" w16du:dateUtc="2026-09-02T09:38:00Z">
              <w:r>
                <w:rPr>
                  <w:sz w:val="17"/>
                </w:rPr>
                <w:t>Focuses pilot validation and customer discovery</w:t>
              </w:r>
            </w:ins>
          </w:p>
        </w:tc>
      </w:tr>
      <w:tr w:rsidR="00013308" w14:paraId="61A3D482" w14:textId="77777777" w:rsidTr="007B5691">
        <w:trPr>
          <w:jc w:val="center"/>
          <w:ins w:id="144" w:author="Li Jianfeng" w:date="2026-09-02T17:38:00Z" w16du:dateUtc="2026-09-02T09:38:00Z"/>
        </w:trPr>
        <w:tc>
          <w:tcPr>
            <w:tcW w:w="1413" w:type="dxa"/>
            <w:shd w:val="clear" w:color="auto" w:fill="FFFFFF"/>
            <w:vAlign w:val="center"/>
          </w:tcPr>
          <w:p w14:paraId="6C60FE67" w14:textId="77777777" w:rsidR="00013308" w:rsidRDefault="00013308" w:rsidP="007B5691">
            <w:pPr>
              <w:jc w:val="center"/>
              <w:rPr>
                <w:ins w:id="145" w:author="Li Jianfeng" w:date="2026-09-02T17:38:00Z" w16du:dateUtc="2026-09-02T09:38:00Z"/>
              </w:rPr>
            </w:pPr>
            <w:ins w:id="146" w:author="Li Jianfeng" w:date="2026-09-02T17:38:00Z" w16du:dateUtc="2026-09-02T09:38:00Z">
              <w:r>
                <w:rPr>
                  <w:sz w:val="17"/>
                </w:rPr>
                <w:t>Paying customers</w:t>
              </w:r>
            </w:ins>
          </w:p>
        </w:tc>
        <w:tc>
          <w:tcPr>
            <w:tcW w:w="3042" w:type="dxa"/>
            <w:shd w:val="clear" w:color="auto" w:fill="FFFFFF"/>
            <w:vAlign w:val="center"/>
          </w:tcPr>
          <w:p w14:paraId="600CADD3" w14:textId="77777777" w:rsidR="00013308" w:rsidRDefault="00013308" w:rsidP="007B5691">
            <w:pPr>
              <w:jc w:val="center"/>
              <w:rPr>
                <w:ins w:id="147" w:author="Li Jianfeng" w:date="2026-09-02T17:38:00Z" w16du:dateUtc="2026-09-02T09:38:00Z"/>
              </w:rPr>
            </w:pPr>
            <w:ins w:id="148" w:author="Li Jianfeng" w:date="2026-09-02T17:38:00Z" w16du:dateUtc="2026-09-02T09:38:00Z">
              <w:r>
                <w:rPr>
                  <w:sz w:val="17"/>
                </w:rPr>
                <w:t>Equipment manufacturers, industrial sensing suppliers, condition-monitoring product companies</w:t>
              </w:r>
            </w:ins>
          </w:p>
        </w:tc>
        <w:tc>
          <w:tcPr>
            <w:tcW w:w="2770" w:type="dxa"/>
            <w:shd w:val="clear" w:color="auto" w:fill="FFFFFF"/>
            <w:vAlign w:val="center"/>
          </w:tcPr>
          <w:p w14:paraId="617573F5" w14:textId="77777777" w:rsidR="00013308" w:rsidRDefault="00013308" w:rsidP="007B5691">
            <w:pPr>
              <w:jc w:val="center"/>
              <w:rPr>
                <w:ins w:id="149" w:author="Li Jianfeng" w:date="2026-09-02T17:38:00Z" w16du:dateUtc="2026-09-02T09:38:00Z"/>
              </w:rPr>
            </w:pPr>
            <w:ins w:id="150" w:author="Li Jianfeng" w:date="2026-09-02T17:38:00Z" w16du:dateUtc="2026-09-02T09:38:00Z">
              <w:r>
                <w:rPr>
                  <w:sz w:val="17"/>
                </w:rPr>
                <w:t>They can embed the function once and sell it across many nodes</w:t>
              </w:r>
            </w:ins>
          </w:p>
        </w:tc>
        <w:tc>
          <w:tcPr>
            <w:tcW w:w="2397" w:type="dxa"/>
            <w:shd w:val="clear" w:color="auto" w:fill="FFFFFF"/>
            <w:vAlign w:val="center"/>
          </w:tcPr>
          <w:p w14:paraId="71EE64F4" w14:textId="77777777" w:rsidR="00013308" w:rsidRDefault="00013308" w:rsidP="007B5691">
            <w:pPr>
              <w:jc w:val="center"/>
              <w:rPr>
                <w:ins w:id="151" w:author="Li Jianfeng" w:date="2026-09-02T17:38:00Z" w16du:dateUtc="2026-09-02T09:38:00Z"/>
              </w:rPr>
            </w:pPr>
            <w:ins w:id="152" w:author="Li Jianfeng" w:date="2026-09-02T17:38:00Z" w16du:dateUtc="2026-09-02T09:38:00Z">
              <w:r>
                <w:rPr>
                  <w:sz w:val="17"/>
                </w:rPr>
                <w:t>Supports module, software, licensing, and integration revenue</w:t>
              </w:r>
            </w:ins>
          </w:p>
        </w:tc>
      </w:tr>
    </w:tbl>
    <w:p w14:paraId="59727BFC" w14:textId="77777777" w:rsidR="00013308" w:rsidRPr="00013308" w:rsidRDefault="00013308" w:rsidP="00013308">
      <w:pPr>
        <w:spacing w:after="200"/>
        <w:jc w:val="both"/>
        <w:rPr>
          <w:ins w:id="153" w:author="Li Jianfeng" w:date="2026-09-02T17:37:00Z" w16du:dateUtc="2026-09-02T09:37:00Z"/>
          <w:rFonts w:eastAsiaTheme="minorEastAsia"/>
          <w:b/>
          <w:bCs/>
          <w:lang w:val="en-GB"/>
          <w:rPrChange w:id="154" w:author="Li Jianfeng" w:date="2026-09-02T17:37:00Z" w16du:dateUtc="2026-09-02T09:37:00Z">
            <w:rPr>
              <w:ins w:id="155" w:author="Li Jianfeng" w:date="2026-09-02T17:37:00Z" w16du:dateUtc="2026-09-02T09:37:00Z"/>
            </w:rPr>
          </w:rPrChange>
        </w:rPr>
        <w:pPrChange w:id="156" w:author="Li Jianfeng" w:date="2026-09-02T17:37:00Z" w16du:dateUtc="2026-09-02T09:37:00Z">
          <w:pPr>
            <w:pStyle w:val="2"/>
          </w:pPr>
        </w:pPrChange>
      </w:pPr>
      <w:ins w:id="157" w:author="Li Jianfeng" w:date="2026-09-02T17:37:00Z" w16du:dateUtc="2026-09-02T09:37:00Z">
        <w:r w:rsidRPr="00013308">
          <w:rPr>
            <w:rFonts w:eastAsiaTheme="minorEastAsia"/>
            <w:b/>
            <w:bCs/>
            <w:lang w:val="en-GB"/>
            <w:rPrChange w:id="158" w:author="Li Jianfeng" w:date="2026-09-02T17:37:00Z" w16du:dateUtc="2026-09-02T09:37:00Z">
              <w:rPr/>
            </w:rPrChange>
          </w:rPr>
          <w:t>Customer and procurement logic</w:t>
        </w:r>
      </w:ins>
    </w:p>
    <w:p w14:paraId="42F40D81" w14:textId="63C756AA" w:rsidR="00013308" w:rsidRPr="007A695E" w:rsidRDefault="00013308" w:rsidP="00013308">
      <w:pPr>
        <w:jc w:val="both"/>
        <w:rPr>
          <w:ins w:id="159" w:author="Li Jianfeng" w:date="2026-09-02T17:37:00Z" w16du:dateUtc="2026-09-02T09:37:00Z"/>
          <w:rFonts w:hint="eastAsia"/>
          <w:sz w:val="22"/>
          <w:rPrChange w:id="160" w:author="Li Jianfeng" w:date="2026-09-02T17:38:00Z" w16du:dateUtc="2026-09-02T09:38:00Z">
            <w:rPr>
              <w:ins w:id="161" w:author="Li Jianfeng" w:date="2026-09-02T17:37:00Z" w16du:dateUtc="2026-09-02T09:37:00Z"/>
              <w:rFonts w:eastAsiaTheme="minorEastAsia"/>
              <w:lang w:val="en-GB"/>
            </w:rPr>
          </w:rPrChange>
        </w:rPr>
        <w:pPrChange w:id="162" w:author="Li Jianfeng" w:date="2026-09-02T17:37:00Z" w16du:dateUtc="2026-09-02T09:37:00Z">
          <w:pPr>
            <w:spacing w:after="200"/>
            <w:jc w:val="both"/>
          </w:pPr>
        </w:pPrChange>
      </w:pPr>
      <w:ins w:id="163" w:author="Li Jianfeng" w:date="2026-09-02T17:37:00Z" w16du:dateUtc="2026-09-02T09:37:00Z">
        <w:r w:rsidRPr="007A695E">
          <w:rPr>
            <w:sz w:val="22"/>
            <w:rPrChange w:id="164" w:author="Li Jianfeng" w:date="2026-09-02T17:38:00Z" w16du:dateUtc="2026-09-02T09:38:00Z">
              <w:rPr/>
            </w:rPrChange>
          </w:rPr>
          <w:t xml:space="preserve">The primary customer is the equipment manufacturer or system integrator—not the asset owner—because this party controls the node architecture, firmware and bill of materials and can replicate the capture function across a product line. Priority equipment-side validation targets include </w:t>
        </w:r>
        <w:proofErr w:type="spellStart"/>
        <w:r w:rsidRPr="007A695E">
          <w:rPr>
            <w:sz w:val="22"/>
            <w:rPrChange w:id="165" w:author="Li Jianfeng" w:date="2026-09-02T17:38:00Z" w16du:dateUtc="2026-09-02T09:38:00Z">
              <w:rPr/>
            </w:rPrChange>
          </w:rPr>
          <w:t>Ackcio</w:t>
        </w:r>
        <w:proofErr w:type="spellEnd"/>
        <w:r w:rsidRPr="007A695E">
          <w:rPr>
            <w:sz w:val="22"/>
            <w:rPrChange w:id="166" w:author="Li Jianfeng" w:date="2026-09-02T17:38:00Z" w16du:dateUtc="2026-09-02T09:38:00Z">
              <w:rPr/>
            </w:rPrChange>
          </w:rPr>
          <w:t xml:space="preserve">, </w:t>
        </w:r>
        <w:proofErr w:type="spellStart"/>
        <w:r w:rsidRPr="007A695E">
          <w:rPr>
            <w:sz w:val="22"/>
            <w:rPrChange w:id="167" w:author="Li Jianfeng" w:date="2026-09-02T17:38:00Z" w16du:dateUtc="2026-09-02T09:38:00Z">
              <w:rPr/>
            </w:rPrChange>
          </w:rPr>
          <w:t>SensingTech</w:t>
        </w:r>
        <w:proofErr w:type="spellEnd"/>
        <w:r w:rsidRPr="007A695E">
          <w:rPr>
            <w:sz w:val="22"/>
            <w:rPrChange w:id="168" w:author="Li Jianfeng" w:date="2026-09-02T17:38:00Z" w16du:dateUtc="2026-09-02T09:38:00Z">
              <w:rPr/>
            </w:rPrChange>
          </w:rPr>
          <w:t xml:space="preserve">, </w:t>
        </w:r>
        <w:proofErr w:type="spellStart"/>
        <w:r w:rsidRPr="007A695E">
          <w:rPr>
            <w:sz w:val="22"/>
            <w:rPrChange w:id="169" w:author="Li Jianfeng" w:date="2026-09-02T17:38:00Z" w16du:dateUtc="2026-09-02T09:38:00Z">
              <w:rPr/>
            </w:rPrChange>
          </w:rPr>
          <w:t>Geokon</w:t>
        </w:r>
        <w:proofErr w:type="spellEnd"/>
        <w:r w:rsidRPr="007A695E">
          <w:rPr>
            <w:sz w:val="22"/>
            <w:rPrChange w:id="170" w:author="Li Jianfeng" w:date="2026-09-02T17:38:00Z" w16du:dateUtc="2026-09-02T09:38:00Z">
              <w:rPr/>
            </w:rPrChange>
          </w:rPr>
          <w:t xml:space="preserve">/BGK, Chengdu </w:t>
        </w:r>
        <w:proofErr w:type="spellStart"/>
        <w:r w:rsidRPr="007A695E">
          <w:rPr>
            <w:sz w:val="22"/>
            <w:rPrChange w:id="171" w:author="Li Jianfeng" w:date="2026-09-02T17:38:00Z" w16du:dateUtc="2026-09-02T09:38:00Z">
              <w:rPr/>
            </w:rPrChange>
          </w:rPr>
          <w:t>Zhongke</w:t>
        </w:r>
        <w:proofErr w:type="spellEnd"/>
        <w:r w:rsidRPr="007A695E">
          <w:rPr>
            <w:sz w:val="22"/>
            <w:rPrChange w:id="172" w:author="Li Jianfeng" w:date="2026-09-02T17:38:00Z" w16du:dateUtc="2026-09-02T09:38:00Z">
              <w:rPr/>
            </w:rPrChange>
          </w:rPr>
          <w:t xml:space="preserve"> </w:t>
        </w:r>
        <w:proofErr w:type="spellStart"/>
        <w:r w:rsidRPr="007A695E">
          <w:rPr>
            <w:sz w:val="22"/>
            <w:rPrChange w:id="173" w:author="Li Jianfeng" w:date="2026-09-02T17:38:00Z" w16du:dateUtc="2026-09-02T09:38:00Z">
              <w:rPr/>
            </w:rPrChange>
          </w:rPr>
          <w:t>Cekong</w:t>
        </w:r>
        <w:proofErr w:type="spellEnd"/>
        <w:r w:rsidRPr="007A695E">
          <w:rPr>
            <w:sz w:val="22"/>
            <w:rPrChange w:id="174" w:author="Li Jianfeng" w:date="2026-09-02T17:38:00Z" w16du:dateUtc="2026-09-02T09:38:00Z">
              <w:rPr/>
            </w:rPrChange>
          </w:rPr>
          <w:t xml:space="preserve"> and MATGEO. Field-side partners such as </w:t>
        </w:r>
        <w:proofErr w:type="spellStart"/>
        <w:r w:rsidRPr="007A695E">
          <w:rPr>
            <w:sz w:val="22"/>
            <w:rPrChange w:id="175" w:author="Li Jianfeng" w:date="2026-09-02T17:38:00Z" w16du:dateUtc="2026-09-02T09:38:00Z">
              <w:rPr/>
            </w:rPrChange>
          </w:rPr>
          <w:t>Geomotion</w:t>
        </w:r>
        <w:proofErr w:type="spellEnd"/>
        <w:r w:rsidRPr="007A695E">
          <w:rPr>
            <w:sz w:val="22"/>
            <w:rPrChange w:id="176" w:author="Li Jianfeng" w:date="2026-09-02T17:38:00Z" w16du:dateUtc="2026-09-02T09:38:00Z">
              <w:rPr/>
            </w:rPrChange>
          </w:rPr>
          <w:t>, Ryobi-G, Smart Sensing, Placid Asia and relevant HDB-linked or bridge-monitoring stakeholders are required to define event classes and confirm operational usefulness; they are validation partners or channel influencers unless they directly procure the node.</w:t>
        </w:r>
      </w:ins>
      <w:ins w:id="177" w:author="Li Jianfeng" w:date="2026-09-02T17:38:00Z" w16du:dateUtc="2026-09-02T09:38:00Z">
        <w:r w:rsidR="007A695E">
          <w:rPr>
            <w:rFonts w:eastAsiaTheme="minorEastAsia" w:hint="eastAsia"/>
            <w:sz w:val="22"/>
          </w:rPr>
          <w:t xml:space="preserve"> </w:t>
        </w:r>
      </w:ins>
      <w:ins w:id="178" w:author="Li Jianfeng" w:date="2026-09-02T17:37:00Z" w16du:dateUtc="2026-09-02T09:37:00Z">
        <w:r w:rsidRPr="007A695E">
          <w:rPr>
            <w:sz w:val="22"/>
            <w:rPrChange w:id="179" w:author="Li Jianfeng" w:date="2026-09-02T17:38:00Z" w16du:dateUtc="2026-09-02T09:38:00Z">
              <w:rPr/>
            </w:rPrChange>
          </w:rPr>
          <w:t>Comparable offerings—including ADI Voyager4, LORD/</w:t>
        </w:r>
        <w:proofErr w:type="spellStart"/>
        <w:r w:rsidRPr="007A695E">
          <w:rPr>
            <w:sz w:val="22"/>
            <w:rPrChange w:id="180" w:author="Li Jianfeng" w:date="2026-09-02T17:38:00Z" w16du:dateUtc="2026-09-02T09:38:00Z">
              <w:rPr/>
            </w:rPrChange>
          </w:rPr>
          <w:t>MicroStrain</w:t>
        </w:r>
        <w:proofErr w:type="spellEnd"/>
        <w:r w:rsidRPr="007A695E">
          <w:rPr>
            <w:sz w:val="22"/>
            <w:rPrChange w:id="181" w:author="Li Jianfeng" w:date="2026-09-02T17:38:00Z" w16du:dateUtc="2026-09-02T09:38:00Z">
              <w:rPr/>
            </w:rPrChange>
          </w:rPr>
          <w:t xml:space="preserve"> G-Link-200, </w:t>
        </w:r>
        <w:proofErr w:type="spellStart"/>
        <w:r w:rsidRPr="007A695E">
          <w:rPr>
            <w:sz w:val="22"/>
            <w:rPrChange w:id="182" w:author="Li Jianfeng" w:date="2026-09-02T17:38:00Z" w16du:dateUtc="2026-09-02T09:38:00Z">
              <w:rPr/>
            </w:rPrChange>
          </w:rPr>
          <w:t>Worldsensing</w:t>
        </w:r>
        <w:proofErr w:type="spellEnd"/>
        <w:r w:rsidRPr="007A695E">
          <w:rPr>
            <w:sz w:val="22"/>
            <w:rPrChange w:id="183" w:author="Li Jianfeng" w:date="2026-09-02T17:38:00Z" w16du:dateUtc="2026-09-02T09:38:00Z">
              <w:rPr/>
            </w:rPrChange>
          </w:rPr>
          <w:t xml:space="preserve">/Move, </w:t>
        </w:r>
        <w:proofErr w:type="spellStart"/>
        <w:r w:rsidRPr="007A695E">
          <w:rPr>
            <w:sz w:val="22"/>
            <w:rPrChange w:id="184" w:author="Li Jianfeng" w:date="2026-09-02T17:38:00Z" w16du:dateUtc="2026-09-02T09:38:00Z">
              <w:rPr/>
            </w:rPrChange>
          </w:rPr>
          <w:t>SensingTech</w:t>
        </w:r>
        <w:proofErr w:type="spellEnd"/>
        <w:r w:rsidRPr="007A695E">
          <w:rPr>
            <w:sz w:val="22"/>
            <w:rPrChange w:id="185" w:author="Li Jianfeng" w:date="2026-09-02T17:38:00Z" w16du:dateUtc="2026-09-02T09:38:00Z">
              <w:rPr/>
            </w:rPrChange>
          </w:rPr>
          <w:t xml:space="preserve"> VM2030, </w:t>
        </w:r>
        <w:proofErr w:type="spellStart"/>
        <w:r w:rsidRPr="007A695E">
          <w:rPr>
            <w:sz w:val="22"/>
            <w:rPrChange w:id="186" w:author="Li Jianfeng" w:date="2026-09-02T17:38:00Z" w16du:dateUtc="2026-09-02T09:38:00Z">
              <w:rPr/>
            </w:rPrChange>
          </w:rPr>
          <w:t>Geokon</w:t>
        </w:r>
        <w:proofErr w:type="spellEnd"/>
        <w:r w:rsidRPr="007A695E">
          <w:rPr>
            <w:sz w:val="22"/>
            <w:rPrChange w:id="187" w:author="Li Jianfeng" w:date="2026-09-02T17:38:00Z" w16du:dateUtc="2026-09-02T09:38:00Z">
              <w:rPr/>
            </w:rPrChange>
          </w:rPr>
          <w:t xml:space="preserve">/BGK-9600, NCD Gen4, MSR175, TCT-2 and </w:t>
        </w:r>
        <w:proofErr w:type="spellStart"/>
        <w:r w:rsidRPr="007A695E">
          <w:rPr>
            <w:sz w:val="22"/>
            <w:rPrChange w:id="188" w:author="Li Jianfeng" w:date="2026-09-02T17:38:00Z" w16du:dateUtc="2026-09-02T09:38:00Z">
              <w:rPr/>
            </w:rPrChange>
          </w:rPr>
          <w:t>ShockLog</w:t>
        </w:r>
        <w:proofErr w:type="spellEnd"/>
        <w:r w:rsidRPr="007A695E">
          <w:rPr>
            <w:sz w:val="22"/>
            <w:rPrChange w:id="189" w:author="Li Jianfeng" w:date="2026-09-02T17:38:00Z" w16du:dateUtc="2026-09-02T09:38:00Z">
              <w:rPr/>
            </w:rPrChange>
          </w:rPr>
          <w:t xml:space="preserve"> 298—demonstrate an established willingness to pay for wireless sensing and event logging. The commercial gap is a vendor-neutral, embeddable capture function whose event completeness and resource cost can be benchmarked independently and integrated into an OEM’s existing platform.</w:t>
        </w:r>
      </w:ins>
    </w:p>
    <w:p w14:paraId="59452941" w14:textId="77777777" w:rsidR="00013308" w:rsidRPr="0012390C" w:rsidRDefault="00013308" w:rsidP="0012390C">
      <w:pPr>
        <w:spacing w:after="200"/>
        <w:jc w:val="both"/>
        <w:rPr>
          <w:rFonts w:eastAsiaTheme="minorEastAsia" w:hint="eastAsia"/>
          <w:lang w:val="en-GB"/>
          <w:rPrChange w:id="190" w:author="Li Jianfeng" w:date="2026-09-02T17:36:00Z" w16du:dateUtc="2026-09-02T09:36:00Z">
            <w:rPr>
              <w:i/>
              <w:iCs/>
              <w:lang w:val="en-GB"/>
            </w:rPr>
          </w:rPrChange>
        </w:rPr>
      </w:pPr>
    </w:p>
    <w:p w14:paraId="76E929DA" w14:textId="0D78C795" w:rsidR="00F6574F" w:rsidRPr="005F4307" w:rsidDel="00595907" w:rsidRDefault="00000000" w:rsidP="00073B05">
      <w:pPr>
        <w:spacing w:after="120" w:line="259" w:lineRule="auto"/>
        <w:jc w:val="both"/>
        <w:rPr>
          <w:del w:id="191" w:author="Li Jianfeng" w:date="2026-09-02T17:39:00Z" w16du:dateUtc="2026-09-02T09:39:00Z"/>
          <w:rFonts w:eastAsiaTheme="minorEastAsia" w:hint="eastAsia"/>
          <w:rPrChange w:id="192" w:author="Li Jianfeng" w:date="2026-09-02T17:12:00Z" w16du:dateUtc="2026-09-02T09:12:00Z">
            <w:rPr>
              <w:del w:id="193" w:author="Li Jianfeng" w:date="2026-09-02T17:39:00Z" w16du:dateUtc="2026-09-02T09:39:00Z"/>
            </w:rPr>
          </w:rPrChange>
        </w:rPr>
      </w:pPr>
      <w:r>
        <w:rPr>
          <w:b/>
          <w:sz w:val="22"/>
        </w:rPr>
        <w:lastRenderedPageBreak/>
        <w:t>Market backdrop.</w:t>
      </w:r>
      <w:r>
        <w:rPr>
          <w:sz w:val="22"/>
        </w:rPr>
        <w:t xml:space="preserve"> The market opportunity starts from a broad but relevant shift: monitoring is moving from manual inspection and periodic sampling toward dense, wireless, edge-based monitoring in both infrastructure and industrial environments. Public market estimates support the scale of this shift. Infrastructure monitoring is estimated at about USD 8.74 billion in 2026 and projected to reach about USD 14.05 billion by 2031; structural health monitoring is estimated at about USD 3.57 billion in 2025 and projected to reach about USD 5.48 billion by 2030; industrial wireless sensor networks are estimated at about USD 5.19 billion in 2023 and projected to grow at about 12.1% compound annual growth rate (CAGR) toward 2030; condition monitoring equipment is estimated at about USD 3.54 billion in 2026 and projected to reach about USD 5.11 billion by 2031; and predictive maintenance is estimated at about USD 18.90 billion in 2026 and projected to reach about USD 82.17 billion by 2031.</w:t>
      </w:r>
      <w:ins w:id="194" w:author="Li Jianfeng" w:date="2026-09-02T17:39:00Z" w16du:dateUtc="2026-09-02T09:39:00Z">
        <w:r w:rsidR="00595907">
          <w:rPr>
            <w:rFonts w:eastAsiaTheme="minorEastAsia" w:hint="eastAsia"/>
            <w:b/>
            <w:sz w:val="22"/>
          </w:rPr>
          <w:t xml:space="preserve"> </w:t>
        </w:r>
      </w:ins>
    </w:p>
    <w:p w14:paraId="69F79A49" w14:textId="1DA62DFA" w:rsidR="00F6574F" w:rsidRPr="00595907" w:rsidDel="00595907" w:rsidRDefault="00000000" w:rsidP="00073B05">
      <w:pPr>
        <w:spacing w:after="120" w:line="259" w:lineRule="auto"/>
        <w:jc w:val="both"/>
        <w:rPr>
          <w:del w:id="195" w:author="Li Jianfeng" w:date="2026-09-02T17:39:00Z" w16du:dateUtc="2026-09-02T09:39:00Z"/>
          <w:rFonts w:eastAsiaTheme="minorEastAsia"/>
          <w:sz w:val="22"/>
          <w:rPrChange w:id="196" w:author="Li Jianfeng" w:date="2026-09-02T17:40:00Z" w16du:dateUtc="2026-09-02T09:40:00Z">
            <w:rPr>
              <w:del w:id="197" w:author="Li Jianfeng" w:date="2026-09-02T17:39:00Z" w16du:dateUtc="2026-09-02T09:39:00Z"/>
            </w:rPr>
          </w:rPrChange>
        </w:rPr>
      </w:pPr>
      <w:r>
        <w:rPr>
          <w:b/>
          <w:sz w:val="22"/>
        </w:rPr>
        <w:t>Scope narrowing.</w:t>
      </w:r>
      <w:r>
        <w:rPr>
          <w:sz w:val="22"/>
        </w:rPr>
        <w:t xml:space="preserve"> The project does not claim the full value of these parent markets. The relevant opportunity is narrowed in four steps: (1) from all monitoring to monitoring nodes that are distributed, battery-powered, storage-limited, bandwidth-limited, or hard to access; (2) from all recorded data to short, rare, high-value events and anomalies; (3) from all suppliers to equipment manufacturers and system builders that can embed an event/anomaly capture function into many nodes; and (4) from broad market value to attachable module, software, licensing, and integration revenue. This narrowing makes the market logic more credible: the parent markets prove scale, while the narrowed segment defines where customers have a painful and repeated reason to pay.</w:t>
      </w:r>
      <w:ins w:id="198" w:author="Li Jianfeng" w:date="2026-09-02T17:39:00Z" w16du:dateUtc="2026-09-02T09:39:00Z">
        <w:r w:rsidR="00595907">
          <w:rPr>
            <w:rFonts w:eastAsiaTheme="minorEastAsia" w:hint="eastAsia"/>
            <w:b/>
            <w:sz w:val="22"/>
          </w:rPr>
          <w:t xml:space="preserve"> </w:t>
        </w:r>
      </w:ins>
    </w:p>
    <w:p w14:paraId="5AE6D9BB" w14:textId="30C9CF8D" w:rsidR="00DA7364" w:rsidDel="00595907" w:rsidRDefault="00000000" w:rsidP="00073B05">
      <w:pPr>
        <w:spacing w:after="120" w:line="259" w:lineRule="auto"/>
        <w:jc w:val="both"/>
        <w:rPr>
          <w:del w:id="199" w:author="Li Jianfeng" w:date="2026-09-02T17:39:00Z" w16du:dateUtc="2026-09-02T09:39:00Z"/>
        </w:rPr>
      </w:pPr>
      <w:del w:id="200" w:author="Li Jianfeng" w:date="2026-09-02T17:39:00Z" w16du:dateUtc="2026-09-02T09:39:00Z">
        <w:r w:rsidDel="00595907">
          <w:rPr>
            <w:b/>
            <w:sz w:val="22"/>
          </w:rPr>
          <w:delText>Geographic expansion logic.</w:delText>
        </w:r>
        <w:r w:rsidDel="00595907">
          <w:rPr>
            <w:sz w:val="22"/>
          </w:rPr>
          <w:delText xml:space="preserve"> The commercial pathway is also a staged geographic expansion from Singapore to Southeast Asia and China. Singapore is the beachhead: a compact, demanding, and credible testbed for construction vibration, civil assets, logistics, and industrial facilities. Southeast Asia is the regional replication layer, where similar infrastructure, port, utility, industrial, and remote-monitoring needs can be served through partners and distributors after the Singapore proof. China is the scale-up layer, with a larger base of monitoring equipment manufacturers, infrastructure projects, transport applications, and industrial assets. The same capability is therefore validated locally first, then expanded through equipment-manufacturer channels and licensing rather than by building a monitoring-service business from scratch.</w:delText>
        </w:r>
      </w:del>
    </w:p>
    <w:p w14:paraId="014DE713" w14:textId="4EADC873" w:rsidR="00FD6EBE" w:rsidRPr="00FD6EBE" w:rsidDel="00013308" w:rsidRDefault="00000000" w:rsidP="00E91E7C">
      <w:pPr>
        <w:jc w:val="center"/>
        <w:rPr>
          <w:del w:id="201" w:author="Li Jianfeng" w:date="2026-09-02T17:38:00Z" w16du:dateUtc="2026-09-02T09:38:00Z"/>
          <w:rFonts w:eastAsiaTheme="minorEastAsia" w:hint="eastAsia"/>
          <w:i/>
          <w:iCs/>
          <w:rPrChange w:id="202" w:author="Li Jianfeng" w:date="2026-09-02T16:58:00Z" w16du:dateUtc="2026-09-02T08:58:00Z">
            <w:rPr>
              <w:del w:id="203" w:author="Li Jianfeng" w:date="2026-09-02T17:38:00Z" w16du:dateUtc="2026-09-02T09:38:00Z"/>
            </w:rPr>
          </w:rPrChange>
        </w:rPr>
      </w:pPr>
      <w:del w:id="204" w:author="Li Jianfeng" w:date="2026-09-02T17:38:00Z" w16du:dateUtc="2026-09-02T09:38:00Z">
        <w:r w:rsidDel="00013308">
          <w:rPr>
            <w:noProof/>
            <w:sz w:val="22"/>
          </w:rPr>
          <w:drawing>
            <wp:inline distT="0" distB="0" distL="0" distR="0" wp14:anchorId="38E8C1CB" wp14:editId="41E3B19D">
              <wp:extent cx="4307723" cy="2316817"/>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graphic_market_expansion.png"/>
                      <pic:cNvPicPr/>
                    </pic:nvPicPr>
                    <pic:blipFill rotWithShape="1">
                      <a:blip r:embed="rId9"/>
                      <a:srcRect l="4737" t="4686" r="5750" b="5556"/>
                      <a:stretch>
                        <a:fillRect/>
                      </a:stretch>
                    </pic:blipFill>
                    <pic:spPr bwMode="auto">
                      <a:xfrm>
                        <a:off x="0" y="0"/>
                        <a:ext cx="4318373" cy="2322545"/>
                      </a:xfrm>
                      <a:prstGeom prst="rect">
                        <a:avLst/>
                      </a:prstGeom>
                      <a:ln>
                        <a:noFill/>
                      </a:ln>
                      <a:extLst>
                        <a:ext uri="{53640926-AAD7-44D8-BBD7-CCE9431645EC}">
                          <a14:shadowObscured xmlns:a14="http://schemas.microsoft.com/office/drawing/2010/main"/>
                        </a:ext>
                      </a:extLst>
                    </pic:spPr>
                  </pic:pic>
                </a:graphicData>
              </a:graphic>
            </wp:inline>
          </w:drawing>
        </w:r>
      </w:del>
    </w:p>
    <w:tbl>
      <w:tblPr>
        <w:tblStyle w:val="a7"/>
        <w:tblW w:w="0" w:type="auto"/>
        <w:jc w:val="center"/>
        <w:tblLook w:val="04A0" w:firstRow="1" w:lastRow="0" w:firstColumn="1" w:lastColumn="0" w:noHBand="0" w:noVBand="1"/>
        <w:tblPrChange w:id="205" w:author="Li Jianfeng" w:date="2026-09-02T17:22:00Z" w16du:dateUtc="2026-09-02T09:22:00Z">
          <w:tblPr>
            <w:tblStyle w:val="a7"/>
            <w:tblW w:w="0" w:type="auto"/>
            <w:jc w:val="center"/>
            <w:tblLook w:val="04A0" w:firstRow="1" w:lastRow="0" w:firstColumn="1" w:lastColumn="0" w:noHBand="0" w:noVBand="1"/>
          </w:tblPr>
        </w:tblPrChange>
      </w:tblPr>
      <w:tblGrid>
        <w:gridCol w:w="1413"/>
        <w:gridCol w:w="3042"/>
        <w:gridCol w:w="2770"/>
        <w:gridCol w:w="2397"/>
        <w:tblGridChange w:id="206">
          <w:tblGrid>
            <w:gridCol w:w="1413"/>
            <w:gridCol w:w="97"/>
            <w:gridCol w:w="2945"/>
            <w:gridCol w:w="2770"/>
            <w:gridCol w:w="171"/>
            <w:gridCol w:w="2226"/>
          </w:tblGrid>
        </w:tblGridChange>
      </w:tblGrid>
      <w:tr w:rsidR="00475C5E" w:rsidDel="00013308" w14:paraId="28FB49A6" w14:textId="49AC4012" w:rsidTr="003F2111">
        <w:trPr>
          <w:jc w:val="center"/>
          <w:del w:id="207" w:author="Li Jianfeng" w:date="2026-09-02T17:38:00Z" w16du:dateUtc="2026-09-02T09:38:00Z"/>
          <w:trPrChange w:id="208" w:author="Li Jianfeng" w:date="2026-09-02T17:22:00Z" w16du:dateUtc="2026-09-02T09:22:00Z">
            <w:trPr>
              <w:jc w:val="center"/>
            </w:trPr>
          </w:trPrChange>
        </w:trPr>
        <w:tc>
          <w:tcPr>
            <w:tcW w:w="1413" w:type="dxa"/>
            <w:shd w:val="clear" w:color="auto" w:fill="EDEDED"/>
            <w:vAlign w:val="center"/>
            <w:tcPrChange w:id="209" w:author="Li Jianfeng" w:date="2026-09-02T17:22:00Z" w16du:dateUtc="2026-09-02T09:22:00Z">
              <w:tcPr>
                <w:tcW w:w="1512" w:type="dxa"/>
                <w:gridSpan w:val="2"/>
                <w:shd w:val="clear" w:color="auto" w:fill="EDEDED"/>
                <w:vAlign w:val="center"/>
              </w:tcPr>
            </w:tcPrChange>
          </w:tcPr>
          <w:p w14:paraId="3E848240" w14:textId="3AC81FDA" w:rsidR="00475C5E" w:rsidDel="00013308" w:rsidRDefault="00000000" w:rsidP="003F2111">
            <w:pPr>
              <w:jc w:val="center"/>
              <w:rPr>
                <w:del w:id="210" w:author="Li Jianfeng" w:date="2026-09-02T17:38:00Z" w16du:dateUtc="2026-09-02T09:38:00Z"/>
              </w:rPr>
              <w:pPrChange w:id="211" w:author="Li Jianfeng" w:date="2026-09-02T17:22:00Z" w16du:dateUtc="2026-09-02T09:22:00Z">
                <w:pPr/>
              </w:pPrChange>
            </w:pPr>
            <w:del w:id="212" w:author="Li Jianfeng" w:date="2026-09-02T17:38:00Z" w16du:dateUtc="2026-09-02T09:38:00Z">
              <w:r w:rsidDel="00013308">
                <w:rPr>
                  <w:b/>
                  <w:sz w:val="17"/>
                </w:rPr>
                <w:delText>Scope level</w:delText>
              </w:r>
            </w:del>
          </w:p>
        </w:tc>
        <w:tc>
          <w:tcPr>
            <w:tcW w:w="3042" w:type="dxa"/>
            <w:shd w:val="clear" w:color="auto" w:fill="EDEDED"/>
            <w:vAlign w:val="center"/>
            <w:tcPrChange w:id="213" w:author="Li Jianfeng" w:date="2026-09-02T17:22:00Z" w16du:dateUtc="2026-09-02T09:22:00Z">
              <w:tcPr>
                <w:tcW w:w="2951" w:type="dxa"/>
                <w:shd w:val="clear" w:color="auto" w:fill="EDEDED"/>
                <w:vAlign w:val="center"/>
              </w:tcPr>
            </w:tcPrChange>
          </w:tcPr>
          <w:p w14:paraId="7C8598E1" w14:textId="40F1AE9E" w:rsidR="00475C5E" w:rsidDel="00013308" w:rsidRDefault="00000000" w:rsidP="003F2111">
            <w:pPr>
              <w:jc w:val="center"/>
              <w:rPr>
                <w:del w:id="214" w:author="Li Jianfeng" w:date="2026-09-02T17:38:00Z" w16du:dateUtc="2026-09-02T09:38:00Z"/>
              </w:rPr>
              <w:pPrChange w:id="215" w:author="Li Jianfeng" w:date="2026-09-02T17:22:00Z" w16du:dateUtc="2026-09-02T09:22:00Z">
                <w:pPr/>
              </w:pPrChange>
            </w:pPr>
            <w:del w:id="216" w:author="Li Jianfeng" w:date="2026-09-02T17:38:00Z" w16du:dateUtc="2026-09-02T09:38:00Z">
              <w:r w:rsidDel="00013308">
                <w:rPr>
                  <w:b/>
                  <w:sz w:val="17"/>
                </w:rPr>
                <w:delText>Included market</w:delText>
              </w:r>
            </w:del>
          </w:p>
        </w:tc>
        <w:tc>
          <w:tcPr>
            <w:tcW w:w="2770" w:type="dxa"/>
            <w:shd w:val="clear" w:color="auto" w:fill="EDEDED"/>
            <w:vAlign w:val="center"/>
            <w:tcPrChange w:id="217" w:author="Li Jianfeng" w:date="2026-09-02T17:22:00Z" w16du:dateUtc="2026-09-02T09:22:00Z">
              <w:tcPr>
                <w:tcW w:w="2951" w:type="dxa"/>
                <w:gridSpan w:val="2"/>
                <w:shd w:val="clear" w:color="auto" w:fill="EDEDED"/>
                <w:vAlign w:val="center"/>
              </w:tcPr>
            </w:tcPrChange>
          </w:tcPr>
          <w:p w14:paraId="2C46E274" w14:textId="207A2063" w:rsidR="00475C5E" w:rsidDel="00013308" w:rsidRDefault="00000000" w:rsidP="003F2111">
            <w:pPr>
              <w:jc w:val="center"/>
              <w:rPr>
                <w:del w:id="218" w:author="Li Jianfeng" w:date="2026-09-02T17:38:00Z" w16du:dateUtc="2026-09-02T09:38:00Z"/>
              </w:rPr>
              <w:pPrChange w:id="219" w:author="Li Jianfeng" w:date="2026-09-02T17:22:00Z" w16du:dateUtc="2026-09-02T09:22:00Z">
                <w:pPr/>
              </w:pPrChange>
            </w:pPr>
            <w:del w:id="220" w:author="Li Jianfeng" w:date="2026-09-02T17:38:00Z" w16du:dateUtc="2026-09-02T09:38:00Z">
              <w:r w:rsidDel="00013308">
                <w:rPr>
                  <w:b/>
                  <w:sz w:val="17"/>
                </w:rPr>
                <w:delText>Reason for inclusion</w:delText>
              </w:r>
            </w:del>
          </w:p>
        </w:tc>
        <w:tc>
          <w:tcPr>
            <w:tcW w:w="2397" w:type="dxa"/>
            <w:shd w:val="clear" w:color="auto" w:fill="EDEDED"/>
            <w:vAlign w:val="center"/>
            <w:tcPrChange w:id="221" w:author="Li Jianfeng" w:date="2026-09-02T17:22:00Z" w16du:dateUtc="2026-09-02T09:22:00Z">
              <w:tcPr>
                <w:tcW w:w="2232" w:type="dxa"/>
                <w:shd w:val="clear" w:color="auto" w:fill="EDEDED"/>
                <w:vAlign w:val="center"/>
              </w:tcPr>
            </w:tcPrChange>
          </w:tcPr>
          <w:p w14:paraId="366A5994" w14:textId="158FD35C" w:rsidR="00475C5E" w:rsidDel="00013308" w:rsidRDefault="00000000" w:rsidP="003F2111">
            <w:pPr>
              <w:jc w:val="center"/>
              <w:rPr>
                <w:del w:id="222" w:author="Li Jianfeng" w:date="2026-09-02T17:38:00Z" w16du:dateUtc="2026-09-02T09:38:00Z"/>
              </w:rPr>
              <w:pPrChange w:id="223" w:author="Li Jianfeng" w:date="2026-09-02T17:22:00Z" w16du:dateUtc="2026-09-02T09:22:00Z">
                <w:pPr/>
              </w:pPrChange>
            </w:pPr>
            <w:del w:id="224" w:author="Li Jianfeng" w:date="2026-09-02T17:38:00Z" w16du:dateUtc="2026-09-02T09:38:00Z">
              <w:r w:rsidDel="00013308">
                <w:rPr>
                  <w:b/>
                  <w:sz w:val="17"/>
                </w:rPr>
                <w:delText>Implication for this proposal</w:delText>
              </w:r>
            </w:del>
          </w:p>
        </w:tc>
      </w:tr>
      <w:tr w:rsidR="00475C5E" w:rsidDel="00013308" w14:paraId="255C652C" w14:textId="294D7C6A" w:rsidTr="003F2111">
        <w:trPr>
          <w:jc w:val="center"/>
          <w:del w:id="225" w:author="Li Jianfeng" w:date="2026-09-02T17:38:00Z" w16du:dateUtc="2026-09-02T09:38:00Z"/>
          <w:trPrChange w:id="226" w:author="Li Jianfeng" w:date="2026-09-02T17:22:00Z" w16du:dateUtc="2026-09-02T09:22:00Z">
            <w:trPr>
              <w:jc w:val="center"/>
            </w:trPr>
          </w:trPrChange>
        </w:trPr>
        <w:tc>
          <w:tcPr>
            <w:tcW w:w="1413" w:type="dxa"/>
            <w:shd w:val="clear" w:color="auto" w:fill="FFFFFF"/>
            <w:vAlign w:val="center"/>
            <w:tcPrChange w:id="227" w:author="Li Jianfeng" w:date="2026-09-02T17:22:00Z" w16du:dateUtc="2026-09-02T09:22:00Z">
              <w:tcPr>
                <w:tcW w:w="1512" w:type="dxa"/>
                <w:gridSpan w:val="2"/>
                <w:shd w:val="clear" w:color="auto" w:fill="FFFFFF"/>
                <w:vAlign w:val="center"/>
              </w:tcPr>
            </w:tcPrChange>
          </w:tcPr>
          <w:p w14:paraId="4B4538B3" w14:textId="0283115A" w:rsidR="00475C5E" w:rsidDel="00013308" w:rsidRDefault="00000000" w:rsidP="003F2111">
            <w:pPr>
              <w:jc w:val="center"/>
              <w:rPr>
                <w:del w:id="228" w:author="Li Jianfeng" w:date="2026-09-02T17:38:00Z" w16du:dateUtc="2026-09-02T09:38:00Z"/>
              </w:rPr>
              <w:pPrChange w:id="229" w:author="Li Jianfeng" w:date="2026-09-02T17:22:00Z" w16du:dateUtc="2026-09-02T09:22:00Z">
                <w:pPr/>
              </w:pPrChange>
            </w:pPr>
            <w:del w:id="230" w:author="Li Jianfeng" w:date="2026-09-02T17:38:00Z" w16du:dateUtc="2026-09-02T09:38:00Z">
              <w:r w:rsidDel="00013308">
                <w:rPr>
                  <w:sz w:val="17"/>
                </w:rPr>
                <w:delText>Parent markets</w:delText>
              </w:r>
            </w:del>
          </w:p>
        </w:tc>
        <w:tc>
          <w:tcPr>
            <w:tcW w:w="3042" w:type="dxa"/>
            <w:shd w:val="clear" w:color="auto" w:fill="FFFFFF"/>
            <w:vAlign w:val="center"/>
            <w:tcPrChange w:id="231" w:author="Li Jianfeng" w:date="2026-09-02T17:22:00Z" w16du:dateUtc="2026-09-02T09:22:00Z">
              <w:tcPr>
                <w:tcW w:w="2951" w:type="dxa"/>
                <w:shd w:val="clear" w:color="auto" w:fill="FFFFFF"/>
                <w:vAlign w:val="center"/>
              </w:tcPr>
            </w:tcPrChange>
          </w:tcPr>
          <w:p w14:paraId="399D0B3C" w14:textId="444E5A16" w:rsidR="00475C5E" w:rsidDel="00013308" w:rsidRDefault="00000000" w:rsidP="003F2111">
            <w:pPr>
              <w:jc w:val="center"/>
              <w:rPr>
                <w:del w:id="232" w:author="Li Jianfeng" w:date="2026-09-02T17:38:00Z" w16du:dateUtc="2026-09-02T09:38:00Z"/>
              </w:rPr>
              <w:pPrChange w:id="233" w:author="Li Jianfeng" w:date="2026-09-02T17:22:00Z" w16du:dateUtc="2026-09-02T09:22:00Z">
                <w:pPr/>
              </w:pPrChange>
            </w:pPr>
            <w:del w:id="234" w:author="Li Jianfeng" w:date="2026-09-02T17:38:00Z" w16du:dateUtc="2026-09-02T09:38:00Z">
              <w:r w:rsidDel="00013308">
                <w:rPr>
                  <w:sz w:val="17"/>
                </w:rPr>
                <w:delText>Infrastructure monitoring, structural health monitoring, industrial wireless sensor networks, condition monitoring, predictive maintenance</w:delText>
              </w:r>
            </w:del>
          </w:p>
        </w:tc>
        <w:tc>
          <w:tcPr>
            <w:tcW w:w="2770" w:type="dxa"/>
            <w:shd w:val="clear" w:color="auto" w:fill="FFFFFF"/>
            <w:vAlign w:val="center"/>
            <w:tcPrChange w:id="235" w:author="Li Jianfeng" w:date="2026-09-02T17:22:00Z" w16du:dateUtc="2026-09-02T09:22:00Z">
              <w:tcPr>
                <w:tcW w:w="2951" w:type="dxa"/>
                <w:gridSpan w:val="2"/>
                <w:shd w:val="clear" w:color="auto" w:fill="FFFFFF"/>
                <w:vAlign w:val="center"/>
              </w:tcPr>
            </w:tcPrChange>
          </w:tcPr>
          <w:p w14:paraId="58C4DF54" w14:textId="76874C26" w:rsidR="00475C5E" w:rsidDel="00013308" w:rsidRDefault="00000000" w:rsidP="003F2111">
            <w:pPr>
              <w:jc w:val="center"/>
              <w:rPr>
                <w:del w:id="236" w:author="Li Jianfeng" w:date="2026-09-02T17:38:00Z" w16du:dateUtc="2026-09-02T09:38:00Z"/>
              </w:rPr>
              <w:pPrChange w:id="237" w:author="Li Jianfeng" w:date="2026-09-02T17:22:00Z" w16du:dateUtc="2026-09-02T09:22:00Z">
                <w:pPr/>
              </w:pPrChange>
            </w:pPr>
            <w:del w:id="238" w:author="Li Jianfeng" w:date="2026-09-02T17:38:00Z" w16du:dateUtc="2026-09-02T09:38:00Z">
              <w:r w:rsidDel="00013308">
                <w:rPr>
                  <w:sz w:val="17"/>
                </w:rPr>
                <w:delText>Large and growing demand for distributed monitoring and decision-ready event data</w:delText>
              </w:r>
            </w:del>
          </w:p>
        </w:tc>
        <w:tc>
          <w:tcPr>
            <w:tcW w:w="2397" w:type="dxa"/>
            <w:shd w:val="clear" w:color="auto" w:fill="FFFFFF"/>
            <w:vAlign w:val="center"/>
            <w:tcPrChange w:id="239" w:author="Li Jianfeng" w:date="2026-09-02T17:22:00Z" w16du:dateUtc="2026-09-02T09:22:00Z">
              <w:tcPr>
                <w:tcW w:w="2232" w:type="dxa"/>
                <w:shd w:val="clear" w:color="auto" w:fill="FFFFFF"/>
                <w:vAlign w:val="center"/>
              </w:tcPr>
            </w:tcPrChange>
          </w:tcPr>
          <w:p w14:paraId="13B86DE3" w14:textId="5F35AD7D" w:rsidR="00475C5E" w:rsidDel="00013308" w:rsidRDefault="00000000" w:rsidP="003F2111">
            <w:pPr>
              <w:jc w:val="center"/>
              <w:rPr>
                <w:del w:id="240" w:author="Li Jianfeng" w:date="2026-09-02T17:38:00Z" w16du:dateUtc="2026-09-02T09:38:00Z"/>
              </w:rPr>
              <w:pPrChange w:id="241" w:author="Li Jianfeng" w:date="2026-09-02T17:22:00Z" w16du:dateUtc="2026-09-02T09:22:00Z">
                <w:pPr/>
              </w:pPrChange>
            </w:pPr>
            <w:del w:id="242" w:author="Li Jianfeng" w:date="2026-09-02T17:38:00Z" w16du:dateUtc="2026-09-02T09:38:00Z">
              <w:r w:rsidDel="00013308">
                <w:rPr>
                  <w:sz w:val="17"/>
                </w:rPr>
                <w:delText>Shows investment-scale market pull, but not counted as direct revenue</w:delText>
              </w:r>
            </w:del>
          </w:p>
        </w:tc>
      </w:tr>
      <w:tr w:rsidR="00475C5E" w:rsidDel="00013308" w14:paraId="4FEC70DB" w14:textId="78691FC6" w:rsidTr="003F2111">
        <w:trPr>
          <w:jc w:val="center"/>
          <w:del w:id="243" w:author="Li Jianfeng" w:date="2026-09-02T17:38:00Z" w16du:dateUtc="2026-09-02T09:38:00Z"/>
          <w:trPrChange w:id="244" w:author="Li Jianfeng" w:date="2026-09-02T17:22:00Z" w16du:dateUtc="2026-09-02T09:22:00Z">
            <w:trPr>
              <w:jc w:val="center"/>
            </w:trPr>
          </w:trPrChange>
        </w:trPr>
        <w:tc>
          <w:tcPr>
            <w:tcW w:w="1413" w:type="dxa"/>
            <w:shd w:val="clear" w:color="auto" w:fill="FFFFFF"/>
            <w:vAlign w:val="center"/>
            <w:tcPrChange w:id="245" w:author="Li Jianfeng" w:date="2026-09-02T17:22:00Z" w16du:dateUtc="2026-09-02T09:22:00Z">
              <w:tcPr>
                <w:tcW w:w="1512" w:type="dxa"/>
                <w:gridSpan w:val="2"/>
                <w:shd w:val="clear" w:color="auto" w:fill="FFFFFF"/>
                <w:vAlign w:val="center"/>
              </w:tcPr>
            </w:tcPrChange>
          </w:tcPr>
          <w:p w14:paraId="64A21C4D" w14:textId="59C18A75" w:rsidR="00475C5E" w:rsidDel="00013308" w:rsidRDefault="00000000" w:rsidP="003F2111">
            <w:pPr>
              <w:jc w:val="center"/>
              <w:rPr>
                <w:del w:id="246" w:author="Li Jianfeng" w:date="2026-09-02T17:38:00Z" w16du:dateUtc="2026-09-02T09:38:00Z"/>
              </w:rPr>
              <w:pPrChange w:id="247" w:author="Li Jianfeng" w:date="2026-09-02T17:22:00Z" w16du:dateUtc="2026-09-02T09:22:00Z">
                <w:pPr/>
              </w:pPrChange>
            </w:pPr>
            <w:del w:id="248" w:author="Li Jianfeng" w:date="2026-09-02T17:38:00Z" w16du:dateUtc="2026-09-02T09:38:00Z">
              <w:r w:rsidDel="00013308">
                <w:rPr>
                  <w:sz w:val="17"/>
                </w:rPr>
                <w:delText>Relevant served segment</w:delText>
              </w:r>
            </w:del>
          </w:p>
        </w:tc>
        <w:tc>
          <w:tcPr>
            <w:tcW w:w="3042" w:type="dxa"/>
            <w:shd w:val="clear" w:color="auto" w:fill="FFFFFF"/>
            <w:vAlign w:val="center"/>
            <w:tcPrChange w:id="249" w:author="Li Jianfeng" w:date="2026-09-02T17:22:00Z" w16du:dateUtc="2026-09-02T09:22:00Z">
              <w:tcPr>
                <w:tcW w:w="2951" w:type="dxa"/>
                <w:shd w:val="clear" w:color="auto" w:fill="FFFFFF"/>
                <w:vAlign w:val="center"/>
              </w:tcPr>
            </w:tcPrChange>
          </w:tcPr>
          <w:p w14:paraId="3A24B594" w14:textId="4CA611B0" w:rsidR="00475C5E" w:rsidDel="00013308" w:rsidRDefault="00000000" w:rsidP="003F2111">
            <w:pPr>
              <w:jc w:val="center"/>
              <w:rPr>
                <w:del w:id="250" w:author="Li Jianfeng" w:date="2026-09-02T17:38:00Z" w16du:dateUtc="2026-09-02T09:38:00Z"/>
              </w:rPr>
              <w:pPrChange w:id="251" w:author="Li Jianfeng" w:date="2026-09-02T17:22:00Z" w16du:dateUtc="2026-09-02T09:22:00Z">
                <w:pPr/>
              </w:pPrChange>
            </w:pPr>
            <w:del w:id="252" w:author="Li Jianfeng" w:date="2026-09-02T17:38:00Z" w16du:dateUtc="2026-09-02T09:38:00Z">
              <w:r w:rsidDel="00013308">
                <w:rPr>
                  <w:sz w:val="17"/>
                </w:rPr>
                <w:delText>Resource-constrained monitoring nodes in infrastructure and industrial assets</w:delText>
              </w:r>
            </w:del>
          </w:p>
        </w:tc>
        <w:tc>
          <w:tcPr>
            <w:tcW w:w="2770" w:type="dxa"/>
            <w:shd w:val="clear" w:color="auto" w:fill="FFFFFF"/>
            <w:vAlign w:val="center"/>
            <w:tcPrChange w:id="253" w:author="Li Jianfeng" w:date="2026-09-02T17:22:00Z" w16du:dateUtc="2026-09-02T09:22:00Z">
              <w:tcPr>
                <w:tcW w:w="2951" w:type="dxa"/>
                <w:gridSpan w:val="2"/>
                <w:shd w:val="clear" w:color="auto" w:fill="FFFFFF"/>
                <w:vAlign w:val="center"/>
              </w:tcPr>
            </w:tcPrChange>
          </w:tcPr>
          <w:p w14:paraId="2D56AF0E" w14:textId="4388A9B0" w:rsidR="00475C5E" w:rsidDel="00013308" w:rsidRDefault="00000000" w:rsidP="003F2111">
            <w:pPr>
              <w:jc w:val="center"/>
              <w:rPr>
                <w:del w:id="254" w:author="Li Jianfeng" w:date="2026-09-02T17:38:00Z" w16du:dateUtc="2026-09-02T09:38:00Z"/>
              </w:rPr>
              <w:pPrChange w:id="255" w:author="Li Jianfeng" w:date="2026-09-02T17:22:00Z" w16du:dateUtc="2026-09-02T09:22:00Z">
                <w:pPr/>
              </w:pPrChange>
            </w:pPr>
            <w:del w:id="256" w:author="Li Jianfeng" w:date="2026-09-02T17:38:00Z" w16du:dateUtc="2026-09-02T09:38:00Z">
              <w:r w:rsidDel="00013308">
                <w:rPr>
                  <w:sz w:val="17"/>
                </w:rPr>
                <w:delText>Power, storage, bandwidth, and site access constrain continuous recording</w:delText>
              </w:r>
            </w:del>
          </w:p>
        </w:tc>
        <w:tc>
          <w:tcPr>
            <w:tcW w:w="2397" w:type="dxa"/>
            <w:shd w:val="clear" w:color="auto" w:fill="FFFFFF"/>
            <w:vAlign w:val="center"/>
            <w:tcPrChange w:id="257" w:author="Li Jianfeng" w:date="2026-09-02T17:22:00Z" w16du:dateUtc="2026-09-02T09:22:00Z">
              <w:tcPr>
                <w:tcW w:w="2232" w:type="dxa"/>
                <w:shd w:val="clear" w:color="auto" w:fill="FFFFFF"/>
                <w:vAlign w:val="center"/>
              </w:tcPr>
            </w:tcPrChange>
          </w:tcPr>
          <w:p w14:paraId="71868014" w14:textId="4D98C277" w:rsidR="00475C5E" w:rsidDel="00013308" w:rsidRDefault="00000000" w:rsidP="003F2111">
            <w:pPr>
              <w:jc w:val="center"/>
              <w:rPr>
                <w:del w:id="258" w:author="Li Jianfeng" w:date="2026-09-02T17:38:00Z" w16du:dateUtc="2026-09-02T09:38:00Z"/>
              </w:rPr>
              <w:pPrChange w:id="259" w:author="Li Jianfeng" w:date="2026-09-02T17:22:00Z" w16du:dateUtc="2026-09-02T09:22:00Z">
                <w:pPr/>
              </w:pPrChange>
            </w:pPr>
            <w:del w:id="260" w:author="Li Jianfeng" w:date="2026-09-02T17:38:00Z" w16du:dateUtc="2026-09-02T09:38:00Z">
              <w:r w:rsidDel="00013308">
                <w:rPr>
                  <w:sz w:val="17"/>
                </w:rPr>
                <w:delText>Defines where adaptive capture creates practical value</w:delText>
              </w:r>
            </w:del>
          </w:p>
        </w:tc>
      </w:tr>
      <w:tr w:rsidR="00475C5E" w:rsidDel="00013308" w14:paraId="7E952057" w14:textId="19ABB26C" w:rsidTr="003F2111">
        <w:trPr>
          <w:jc w:val="center"/>
          <w:del w:id="261" w:author="Li Jianfeng" w:date="2026-09-02T17:38:00Z" w16du:dateUtc="2026-09-02T09:38:00Z"/>
          <w:trPrChange w:id="262" w:author="Li Jianfeng" w:date="2026-09-02T17:22:00Z" w16du:dateUtc="2026-09-02T09:22:00Z">
            <w:trPr>
              <w:jc w:val="center"/>
            </w:trPr>
          </w:trPrChange>
        </w:trPr>
        <w:tc>
          <w:tcPr>
            <w:tcW w:w="1413" w:type="dxa"/>
            <w:shd w:val="clear" w:color="auto" w:fill="FFFFFF"/>
            <w:vAlign w:val="center"/>
            <w:tcPrChange w:id="263" w:author="Li Jianfeng" w:date="2026-09-02T17:22:00Z" w16du:dateUtc="2026-09-02T09:22:00Z">
              <w:tcPr>
                <w:tcW w:w="1512" w:type="dxa"/>
                <w:gridSpan w:val="2"/>
                <w:shd w:val="clear" w:color="auto" w:fill="FFFFFF"/>
                <w:vAlign w:val="center"/>
              </w:tcPr>
            </w:tcPrChange>
          </w:tcPr>
          <w:p w14:paraId="3CB2697C" w14:textId="180ACBB8" w:rsidR="00475C5E" w:rsidDel="00013308" w:rsidRDefault="00000000" w:rsidP="003F2111">
            <w:pPr>
              <w:jc w:val="center"/>
              <w:rPr>
                <w:del w:id="264" w:author="Li Jianfeng" w:date="2026-09-02T17:38:00Z" w16du:dateUtc="2026-09-02T09:38:00Z"/>
              </w:rPr>
              <w:pPrChange w:id="265" w:author="Li Jianfeng" w:date="2026-09-02T17:22:00Z" w16du:dateUtc="2026-09-02T09:22:00Z">
                <w:pPr/>
              </w:pPrChange>
            </w:pPr>
            <w:del w:id="266" w:author="Li Jianfeng" w:date="2026-09-02T17:38:00Z" w16du:dateUtc="2026-09-02T09:38:00Z">
              <w:r w:rsidDel="00013308">
                <w:rPr>
                  <w:sz w:val="17"/>
                </w:rPr>
                <w:delText>Beachhead applications</w:delText>
              </w:r>
            </w:del>
          </w:p>
        </w:tc>
        <w:tc>
          <w:tcPr>
            <w:tcW w:w="3042" w:type="dxa"/>
            <w:shd w:val="clear" w:color="auto" w:fill="FFFFFF"/>
            <w:vAlign w:val="center"/>
            <w:tcPrChange w:id="267" w:author="Li Jianfeng" w:date="2026-09-02T17:22:00Z" w16du:dateUtc="2026-09-02T09:22:00Z">
              <w:tcPr>
                <w:tcW w:w="2951" w:type="dxa"/>
                <w:shd w:val="clear" w:color="auto" w:fill="FFFFFF"/>
                <w:vAlign w:val="center"/>
              </w:tcPr>
            </w:tcPrChange>
          </w:tcPr>
          <w:p w14:paraId="2385916A" w14:textId="3F9C764A" w:rsidR="00475C5E" w:rsidDel="00013308" w:rsidRDefault="00000000" w:rsidP="003F2111">
            <w:pPr>
              <w:jc w:val="center"/>
              <w:rPr>
                <w:del w:id="268" w:author="Li Jianfeng" w:date="2026-09-02T17:38:00Z" w16du:dateUtc="2026-09-02T09:38:00Z"/>
              </w:rPr>
              <w:pPrChange w:id="269" w:author="Li Jianfeng" w:date="2026-09-02T17:22:00Z" w16du:dateUtc="2026-09-02T09:22:00Z">
                <w:pPr/>
              </w:pPrChange>
            </w:pPr>
            <w:del w:id="270" w:author="Li Jianfeng" w:date="2026-09-02T17:38:00Z" w16du:dateUtc="2026-09-02T09:38:00Z">
              <w:r w:rsidDel="00013308">
                <w:rPr>
                  <w:sz w:val="17"/>
                </w:rPr>
                <w:delText>Construction/asset incident capture; industrial machine, production-line, motor/pump/compressor anomalies</w:delText>
              </w:r>
            </w:del>
          </w:p>
        </w:tc>
        <w:tc>
          <w:tcPr>
            <w:tcW w:w="2770" w:type="dxa"/>
            <w:shd w:val="clear" w:color="auto" w:fill="FFFFFF"/>
            <w:vAlign w:val="center"/>
            <w:tcPrChange w:id="271" w:author="Li Jianfeng" w:date="2026-09-02T17:22:00Z" w16du:dateUtc="2026-09-02T09:22:00Z">
              <w:tcPr>
                <w:tcW w:w="2951" w:type="dxa"/>
                <w:gridSpan w:val="2"/>
                <w:shd w:val="clear" w:color="auto" w:fill="FFFFFF"/>
                <w:vAlign w:val="center"/>
              </w:tcPr>
            </w:tcPrChange>
          </w:tcPr>
          <w:p w14:paraId="56286167" w14:textId="00575689" w:rsidR="00475C5E" w:rsidDel="00013308" w:rsidRDefault="00000000" w:rsidP="003F2111">
            <w:pPr>
              <w:jc w:val="center"/>
              <w:rPr>
                <w:del w:id="272" w:author="Li Jianfeng" w:date="2026-09-02T17:38:00Z" w16du:dateUtc="2026-09-02T09:38:00Z"/>
              </w:rPr>
              <w:pPrChange w:id="273" w:author="Li Jianfeng" w:date="2026-09-02T17:22:00Z" w16du:dateUtc="2026-09-02T09:22:00Z">
                <w:pPr/>
              </w:pPrChange>
            </w:pPr>
            <w:del w:id="274" w:author="Li Jianfeng" w:date="2026-09-02T17:38:00Z" w16du:dateUtc="2026-09-02T09:38:00Z">
              <w:r w:rsidDel="00013308">
                <w:rPr>
                  <w:sz w:val="17"/>
                </w:rPr>
                <w:delText>Events are rare, short, costly to miss, and expensive to record continuously</w:delText>
              </w:r>
            </w:del>
          </w:p>
        </w:tc>
        <w:tc>
          <w:tcPr>
            <w:tcW w:w="2397" w:type="dxa"/>
            <w:shd w:val="clear" w:color="auto" w:fill="FFFFFF"/>
            <w:vAlign w:val="center"/>
            <w:tcPrChange w:id="275" w:author="Li Jianfeng" w:date="2026-09-02T17:22:00Z" w16du:dateUtc="2026-09-02T09:22:00Z">
              <w:tcPr>
                <w:tcW w:w="2232" w:type="dxa"/>
                <w:shd w:val="clear" w:color="auto" w:fill="FFFFFF"/>
                <w:vAlign w:val="center"/>
              </w:tcPr>
            </w:tcPrChange>
          </w:tcPr>
          <w:p w14:paraId="662D9AB6" w14:textId="50459D2D" w:rsidR="00475C5E" w:rsidDel="00013308" w:rsidRDefault="00000000" w:rsidP="003F2111">
            <w:pPr>
              <w:jc w:val="center"/>
              <w:rPr>
                <w:del w:id="276" w:author="Li Jianfeng" w:date="2026-09-02T17:38:00Z" w16du:dateUtc="2026-09-02T09:38:00Z"/>
              </w:rPr>
              <w:pPrChange w:id="277" w:author="Li Jianfeng" w:date="2026-09-02T17:22:00Z" w16du:dateUtc="2026-09-02T09:22:00Z">
                <w:pPr/>
              </w:pPrChange>
            </w:pPr>
            <w:del w:id="278" w:author="Li Jianfeng" w:date="2026-09-02T17:38:00Z" w16du:dateUtc="2026-09-02T09:38:00Z">
              <w:r w:rsidDel="00013308">
                <w:rPr>
                  <w:sz w:val="17"/>
                </w:rPr>
                <w:delText>Focuses pilot validation and customer discovery</w:delText>
              </w:r>
            </w:del>
          </w:p>
        </w:tc>
      </w:tr>
      <w:tr w:rsidR="00475C5E" w:rsidDel="00013308" w14:paraId="435E4F43" w14:textId="214618E4" w:rsidTr="003F2111">
        <w:trPr>
          <w:jc w:val="center"/>
          <w:del w:id="279" w:author="Li Jianfeng" w:date="2026-09-02T17:38:00Z" w16du:dateUtc="2026-09-02T09:38:00Z"/>
          <w:trPrChange w:id="280" w:author="Li Jianfeng" w:date="2026-09-02T17:22:00Z" w16du:dateUtc="2026-09-02T09:22:00Z">
            <w:trPr>
              <w:jc w:val="center"/>
            </w:trPr>
          </w:trPrChange>
        </w:trPr>
        <w:tc>
          <w:tcPr>
            <w:tcW w:w="1413" w:type="dxa"/>
            <w:shd w:val="clear" w:color="auto" w:fill="FFFFFF"/>
            <w:vAlign w:val="center"/>
            <w:tcPrChange w:id="281" w:author="Li Jianfeng" w:date="2026-09-02T17:22:00Z" w16du:dateUtc="2026-09-02T09:22:00Z">
              <w:tcPr>
                <w:tcW w:w="1512" w:type="dxa"/>
                <w:gridSpan w:val="2"/>
                <w:shd w:val="clear" w:color="auto" w:fill="FFFFFF"/>
                <w:vAlign w:val="center"/>
              </w:tcPr>
            </w:tcPrChange>
          </w:tcPr>
          <w:p w14:paraId="3A069CD9" w14:textId="79A9AE69" w:rsidR="00475C5E" w:rsidDel="00013308" w:rsidRDefault="00000000" w:rsidP="003F2111">
            <w:pPr>
              <w:jc w:val="center"/>
              <w:rPr>
                <w:del w:id="282" w:author="Li Jianfeng" w:date="2026-09-02T17:38:00Z" w16du:dateUtc="2026-09-02T09:38:00Z"/>
              </w:rPr>
              <w:pPrChange w:id="283" w:author="Li Jianfeng" w:date="2026-09-02T17:22:00Z" w16du:dateUtc="2026-09-02T09:22:00Z">
                <w:pPr/>
              </w:pPrChange>
            </w:pPr>
            <w:del w:id="284" w:author="Li Jianfeng" w:date="2026-09-02T17:38:00Z" w16du:dateUtc="2026-09-02T09:38:00Z">
              <w:r w:rsidDel="00013308">
                <w:rPr>
                  <w:sz w:val="17"/>
                </w:rPr>
                <w:delText>Paying customers</w:delText>
              </w:r>
            </w:del>
          </w:p>
        </w:tc>
        <w:tc>
          <w:tcPr>
            <w:tcW w:w="3042" w:type="dxa"/>
            <w:shd w:val="clear" w:color="auto" w:fill="FFFFFF"/>
            <w:vAlign w:val="center"/>
            <w:tcPrChange w:id="285" w:author="Li Jianfeng" w:date="2026-09-02T17:22:00Z" w16du:dateUtc="2026-09-02T09:22:00Z">
              <w:tcPr>
                <w:tcW w:w="2951" w:type="dxa"/>
                <w:shd w:val="clear" w:color="auto" w:fill="FFFFFF"/>
                <w:vAlign w:val="center"/>
              </w:tcPr>
            </w:tcPrChange>
          </w:tcPr>
          <w:p w14:paraId="2ABBF265" w14:textId="55D195B3" w:rsidR="00475C5E" w:rsidDel="00013308" w:rsidRDefault="00000000" w:rsidP="003F2111">
            <w:pPr>
              <w:jc w:val="center"/>
              <w:rPr>
                <w:del w:id="286" w:author="Li Jianfeng" w:date="2026-09-02T17:38:00Z" w16du:dateUtc="2026-09-02T09:38:00Z"/>
              </w:rPr>
              <w:pPrChange w:id="287" w:author="Li Jianfeng" w:date="2026-09-02T17:22:00Z" w16du:dateUtc="2026-09-02T09:22:00Z">
                <w:pPr/>
              </w:pPrChange>
            </w:pPr>
            <w:del w:id="288" w:author="Li Jianfeng" w:date="2026-09-02T17:38:00Z" w16du:dateUtc="2026-09-02T09:38:00Z">
              <w:r w:rsidDel="00013308">
                <w:rPr>
                  <w:sz w:val="17"/>
                </w:rPr>
                <w:delText>Equipment manufacturers, industrial sensing suppliers, condition-monitoring product companies</w:delText>
              </w:r>
            </w:del>
          </w:p>
        </w:tc>
        <w:tc>
          <w:tcPr>
            <w:tcW w:w="2770" w:type="dxa"/>
            <w:shd w:val="clear" w:color="auto" w:fill="FFFFFF"/>
            <w:vAlign w:val="center"/>
            <w:tcPrChange w:id="289" w:author="Li Jianfeng" w:date="2026-09-02T17:22:00Z" w16du:dateUtc="2026-09-02T09:22:00Z">
              <w:tcPr>
                <w:tcW w:w="2951" w:type="dxa"/>
                <w:gridSpan w:val="2"/>
                <w:shd w:val="clear" w:color="auto" w:fill="FFFFFF"/>
                <w:vAlign w:val="center"/>
              </w:tcPr>
            </w:tcPrChange>
          </w:tcPr>
          <w:p w14:paraId="074EE410" w14:textId="24B7036D" w:rsidR="00475C5E" w:rsidDel="00013308" w:rsidRDefault="00000000" w:rsidP="003F2111">
            <w:pPr>
              <w:jc w:val="center"/>
              <w:rPr>
                <w:del w:id="290" w:author="Li Jianfeng" w:date="2026-09-02T17:38:00Z" w16du:dateUtc="2026-09-02T09:38:00Z"/>
              </w:rPr>
              <w:pPrChange w:id="291" w:author="Li Jianfeng" w:date="2026-09-02T17:22:00Z" w16du:dateUtc="2026-09-02T09:22:00Z">
                <w:pPr/>
              </w:pPrChange>
            </w:pPr>
            <w:del w:id="292" w:author="Li Jianfeng" w:date="2026-09-02T17:38:00Z" w16du:dateUtc="2026-09-02T09:38:00Z">
              <w:r w:rsidDel="00013308">
                <w:rPr>
                  <w:sz w:val="17"/>
                </w:rPr>
                <w:delText>They can embed the function once and sell it across many nodes</w:delText>
              </w:r>
            </w:del>
          </w:p>
        </w:tc>
        <w:tc>
          <w:tcPr>
            <w:tcW w:w="2397" w:type="dxa"/>
            <w:shd w:val="clear" w:color="auto" w:fill="FFFFFF"/>
            <w:vAlign w:val="center"/>
            <w:tcPrChange w:id="293" w:author="Li Jianfeng" w:date="2026-09-02T17:22:00Z" w16du:dateUtc="2026-09-02T09:22:00Z">
              <w:tcPr>
                <w:tcW w:w="2232" w:type="dxa"/>
                <w:shd w:val="clear" w:color="auto" w:fill="FFFFFF"/>
                <w:vAlign w:val="center"/>
              </w:tcPr>
            </w:tcPrChange>
          </w:tcPr>
          <w:p w14:paraId="788FE558" w14:textId="72758396" w:rsidR="00475C5E" w:rsidDel="00013308" w:rsidRDefault="00000000" w:rsidP="003F2111">
            <w:pPr>
              <w:jc w:val="center"/>
              <w:rPr>
                <w:del w:id="294" w:author="Li Jianfeng" w:date="2026-09-02T17:38:00Z" w16du:dateUtc="2026-09-02T09:38:00Z"/>
              </w:rPr>
              <w:pPrChange w:id="295" w:author="Li Jianfeng" w:date="2026-09-02T17:22:00Z" w16du:dateUtc="2026-09-02T09:22:00Z">
                <w:pPr/>
              </w:pPrChange>
            </w:pPr>
            <w:del w:id="296" w:author="Li Jianfeng" w:date="2026-09-02T17:38:00Z" w16du:dateUtc="2026-09-02T09:38:00Z">
              <w:r w:rsidDel="00013308">
                <w:rPr>
                  <w:sz w:val="17"/>
                </w:rPr>
                <w:delText>Supports module, software, licensing, and integration revenue</w:delText>
              </w:r>
            </w:del>
          </w:p>
        </w:tc>
      </w:tr>
    </w:tbl>
    <w:p w14:paraId="1413A591" w14:textId="41E47F8A" w:rsidR="001A4093" w:rsidDel="00595907" w:rsidRDefault="001A4093" w:rsidP="00073B05">
      <w:pPr>
        <w:spacing w:after="120" w:line="259" w:lineRule="auto"/>
        <w:jc w:val="both"/>
        <w:rPr>
          <w:del w:id="297" w:author="Li Jianfeng" w:date="2026-09-02T17:40:00Z" w16du:dateUtc="2026-09-02T09:40:00Z"/>
          <w:rFonts w:hint="eastAsia"/>
          <w:b/>
          <w:sz w:val="22"/>
        </w:rPr>
      </w:pPr>
    </w:p>
    <w:p w14:paraId="50C3788D" w14:textId="684B1194" w:rsidR="00F6574F" w:rsidDel="00595907" w:rsidRDefault="00000000" w:rsidP="00595907">
      <w:pPr>
        <w:spacing w:line="259" w:lineRule="auto"/>
        <w:jc w:val="both"/>
        <w:rPr>
          <w:del w:id="298" w:author="Li Jianfeng" w:date="2026-09-02T17:40:00Z" w16du:dateUtc="2026-09-02T09:40:00Z"/>
        </w:rPr>
        <w:pPrChange w:id="299" w:author="Li Jianfeng" w:date="2026-09-02T17:40:00Z" w16du:dateUtc="2026-09-02T09:40:00Z">
          <w:pPr>
            <w:spacing w:after="120" w:line="259" w:lineRule="auto"/>
            <w:jc w:val="both"/>
          </w:pPr>
        </w:pPrChange>
      </w:pPr>
      <w:r>
        <w:rPr>
          <w:b/>
          <w:sz w:val="22"/>
        </w:rPr>
        <w:t>Highly relevant market segment.</w:t>
      </w:r>
      <w:r>
        <w:rPr>
          <w:sz w:val="22"/>
        </w:rPr>
        <w:t xml:space="preserve"> The highest-fit applications are those where continuous high-volume recording is costly, periodic sampling can miss the critical moment, and fixed thresholds create either missed events or excessive false records. In infrastructure, this includes construction vibration, abnormal structural response, bridge or asset incident monitoring, and civil-asset event review. In industrial monitoring, this includes abnormal vibration, impact, sudden stoppage, transient machine behaviour, motor/pump/compressor anomalies, production-line incidents, utilities, ports, energy assets, and process plants. These are not separate stories; they share the same customer problem: limited node resources should be spent on the moments that matter, not on irrelevant recordings.</w:t>
      </w:r>
      <w:ins w:id="300" w:author="Li Jianfeng" w:date="2026-09-02T17:40:00Z" w16du:dateUtc="2026-09-02T09:40:00Z">
        <w:r w:rsidR="00595907">
          <w:rPr>
            <w:rFonts w:eastAsiaTheme="minorEastAsia" w:hint="eastAsia"/>
            <w:b/>
            <w:sz w:val="22"/>
          </w:rPr>
          <w:t xml:space="preserve"> </w:t>
        </w:r>
      </w:ins>
    </w:p>
    <w:p w14:paraId="75F4A0FF" w14:textId="5FC4F55F" w:rsidR="00F6574F" w:rsidDel="00595907" w:rsidRDefault="00000000" w:rsidP="00595907">
      <w:pPr>
        <w:spacing w:line="259" w:lineRule="auto"/>
        <w:jc w:val="both"/>
        <w:rPr>
          <w:del w:id="301" w:author="Li Jianfeng" w:date="2026-09-02T17:40:00Z" w16du:dateUtc="2026-09-02T09:40:00Z"/>
        </w:rPr>
        <w:pPrChange w:id="302" w:author="Li Jianfeng" w:date="2026-09-02T17:40:00Z" w16du:dateUtc="2026-09-02T09:40:00Z">
          <w:pPr>
            <w:spacing w:after="120" w:line="259" w:lineRule="auto"/>
            <w:jc w:val="both"/>
          </w:pPr>
        </w:pPrChange>
      </w:pPr>
      <w:r>
        <w:rPr>
          <w:b/>
          <w:sz w:val="22"/>
        </w:rPr>
        <w:t>Current market structure.</w:t>
      </w:r>
      <w:r>
        <w:rPr>
          <w:sz w:val="22"/>
        </w:rPr>
        <w:t xml:space="preserve"> The supply chain contains useful but incomplete alternatives. Low-power sensors and edge artificial intelligence (AI) development platforms, such as ADI Voyager4-type kits, help engineers build sensing products. Original equipment manufacturer (OEM)-ready acquisition boards such as G-Link-200-OEM-type products reduce hardware development effort. Complete wireless monitoring nodes and platforms, including Worldsensing/Move-type vibration monitoring, SensingTech VM2030-type devices, Geokon/基康 BGK9600-type systems, NCD Gen4-type nodes, industrial condition-monitoring devices, and transport recorders such as MSR175, TCT-2, and ShockLog 298-type products, validate demand for event records. However, many options still rely on fixed configuration, manual thresholds, or closed workflows rather than adaptive capture under changing field conditions.</w:t>
      </w:r>
      <w:ins w:id="303" w:author="Li Jianfeng" w:date="2026-09-02T17:40:00Z" w16du:dateUtc="2026-09-02T09:40:00Z">
        <w:r w:rsidR="00595907">
          <w:rPr>
            <w:rFonts w:eastAsiaTheme="minorEastAsia" w:hint="eastAsia"/>
            <w:b/>
            <w:bCs/>
            <w:sz w:val="22"/>
          </w:rPr>
          <w:t xml:space="preserve"> </w:t>
        </w:r>
      </w:ins>
    </w:p>
    <w:p w14:paraId="44D1466E" w14:textId="59B681AB" w:rsidR="00F6574F" w:rsidDel="00595907" w:rsidRDefault="00667B4E" w:rsidP="00595907">
      <w:pPr>
        <w:spacing w:line="259" w:lineRule="auto"/>
        <w:jc w:val="both"/>
        <w:rPr>
          <w:del w:id="304" w:author="Li Jianfeng" w:date="2026-09-02T17:40:00Z" w16du:dateUtc="2026-09-02T09:40:00Z"/>
        </w:rPr>
        <w:pPrChange w:id="305" w:author="Li Jianfeng" w:date="2026-09-02T17:40:00Z" w16du:dateUtc="2026-09-02T09:40:00Z">
          <w:pPr>
            <w:spacing w:after="120" w:line="259" w:lineRule="auto"/>
            <w:jc w:val="both"/>
          </w:pPr>
        </w:pPrChange>
      </w:pPr>
      <w:r w:rsidRPr="00667B4E">
        <w:rPr>
          <w:b/>
          <w:bCs/>
          <w:sz w:val="22"/>
        </w:rPr>
        <w:t>Target customers.</w:t>
      </w:r>
      <w:r w:rsidRPr="00667B4E">
        <w:rPr>
          <w:sz w:val="22"/>
        </w:rPr>
        <w:t xml:space="preserve"> The primary paying customers are monitoring-equipment manufacturers, industrial wireless-sensing suppliers, and condition-monitoring solution providers with the capability to integrate the proposed sensing function into their existing devices and scale it across product lines. Priority equipment-side targets include </w:t>
      </w:r>
      <w:proofErr w:type="spellStart"/>
      <w:r w:rsidRPr="00667B4E">
        <w:rPr>
          <w:sz w:val="22"/>
        </w:rPr>
        <w:t>Ackcio</w:t>
      </w:r>
      <w:proofErr w:type="spellEnd"/>
      <w:r w:rsidRPr="00667B4E">
        <w:rPr>
          <w:sz w:val="22"/>
        </w:rPr>
        <w:t xml:space="preserve">, </w:t>
      </w:r>
      <w:proofErr w:type="spellStart"/>
      <w:r w:rsidRPr="00667B4E">
        <w:rPr>
          <w:sz w:val="22"/>
        </w:rPr>
        <w:t>SensingTech</w:t>
      </w:r>
      <w:proofErr w:type="spellEnd"/>
      <w:r w:rsidRPr="00667B4E">
        <w:rPr>
          <w:sz w:val="22"/>
        </w:rPr>
        <w:t>, GEOKON, JIKANG (</w:t>
      </w:r>
      <w:r w:rsidRPr="00667B4E">
        <w:rPr>
          <w:rFonts w:ascii="宋体" w:eastAsia="宋体" w:hAnsi="宋体" w:cs="宋体" w:hint="eastAsia"/>
          <w:sz w:val="22"/>
        </w:rPr>
        <w:t>基康</w:t>
      </w:r>
      <w:r w:rsidRPr="00667B4E">
        <w:rPr>
          <w:sz w:val="22"/>
        </w:rPr>
        <w:t xml:space="preserve">), Chengdu </w:t>
      </w:r>
      <w:proofErr w:type="spellStart"/>
      <w:r w:rsidRPr="00667B4E">
        <w:rPr>
          <w:sz w:val="22"/>
        </w:rPr>
        <w:t>Zhongke</w:t>
      </w:r>
      <w:proofErr w:type="spellEnd"/>
      <w:r w:rsidRPr="00667B4E">
        <w:rPr>
          <w:sz w:val="22"/>
        </w:rPr>
        <w:t xml:space="preserve"> Cekong, MATGEO, and other suppliers serving factories, utilities, ports, energy assets, and process plants. Field validation and market-access partners include monitoring service providers, contractors, industrial maintenance teams, logistics operators, asset owners, and regional distributors. Potential partners and end users include </w:t>
      </w:r>
      <w:proofErr w:type="spellStart"/>
      <w:r w:rsidRPr="00667B4E">
        <w:rPr>
          <w:sz w:val="22"/>
        </w:rPr>
        <w:t>Geomotion</w:t>
      </w:r>
      <w:proofErr w:type="spellEnd"/>
      <w:r w:rsidRPr="00667B4E">
        <w:rPr>
          <w:sz w:val="22"/>
        </w:rPr>
        <w:t xml:space="preserve">, Ryobi-G, Smart Sensing, Placid Asia, Stream Peak, HDB-related construction-monitoring stakeholders, bridge-monitoring </w:t>
      </w:r>
      <w:proofErr w:type="spellStart"/>
      <w:r w:rsidRPr="00667B4E">
        <w:rPr>
          <w:sz w:val="22"/>
        </w:rPr>
        <w:t>organisations</w:t>
      </w:r>
      <w:proofErr w:type="spellEnd"/>
      <w:r w:rsidRPr="00667B4E">
        <w:rPr>
          <w:sz w:val="22"/>
        </w:rPr>
        <w:t>, and industrial plant operators across Southeast Asia.</w:t>
      </w:r>
      <w:ins w:id="306" w:author="Li Jianfeng" w:date="2026-09-02T17:40:00Z" w16du:dateUtc="2026-09-02T09:40:00Z">
        <w:r w:rsidR="00595907">
          <w:rPr>
            <w:rFonts w:eastAsiaTheme="minorEastAsia" w:hint="eastAsia"/>
            <w:b/>
            <w:sz w:val="22"/>
          </w:rPr>
          <w:t xml:space="preserve"> </w:t>
        </w:r>
      </w:ins>
    </w:p>
    <w:p w14:paraId="5026FADD" w14:textId="3EB27A00" w:rsidR="00294727" w:rsidRPr="00294727" w:rsidRDefault="00000000" w:rsidP="00595907">
      <w:pPr>
        <w:spacing w:line="259" w:lineRule="auto"/>
        <w:jc w:val="both"/>
        <w:rPr>
          <w:ins w:id="307" w:author="Li Jianfeng" w:date="2026-09-02T17:02:00Z" w16du:dateUtc="2026-09-02T09:02:00Z"/>
          <w:rFonts w:eastAsiaTheme="minorEastAsia" w:hint="eastAsia"/>
          <w:sz w:val="22"/>
          <w:rPrChange w:id="308" w:author="Li Jianfeng" w:date="2026-09-02T17:32:00Z" w16du:dateUtc="2026-09-02T09:32:00Z">
            <w:rPr>
              <w:ins w:id="309" w:author="Li Jianfeng" w:date="2026-09-02T17:02:00Z" w16du:dateUtc="2026-09-02T09:02:00Z"/>
              <w:rFonts w:eastAsiaTheme="minorEastAsia" w:hint="eastAsia"/>
              <w:i/>
              <w:iCs/>
              <w:sz w:val="22"/>
            </w:rPr>
          </w:rPrChange>
        </w:rPr>
        <w:pPrChange w:id="310" w:author="Li Jianfeng" w:date="2026-09-02T17:40:00Z" w16du:dateUtc="2026-09-02T09:40:00Z">
          <w:pPr>
            <w:spacing w:after="120" w:line="259" w:lineRule="auto"/>
            <w:jc w:val="both"/>
          </w:pPr>
        </w:pPrChange>
      </w:pPr>
      <w:r>
        <w:rPr>
          <w:b/>
          <w:sz w:val="22"/>
        </w:rPr>
        <w:t>Market potential calculation.</w:t>
      </w:r>
      <w:r>
        <w:rPr>
          <w:sz w:val="22"/>
        </w:rPr>
        <w:t xml:space="preserve"> The immediate revenue is estimated bottom-up rather than by applying an arbitrary percentage to the parent markets. The core formula is: adopting manufacturers x eligible annual device volume x attachment rate x module average selling price, plus paid integration fees, software-only licensing, technology licensing, including any patent rights arising from the project, and complete pilot-node sales where appropriate. Using S$120 as an illustrative module average selling price and S$20k per paid integration project, the proposal uses four auditable scenarios: validation, beachhead, growth, and platform scale. The platform case of 10 manufacturers x 3,000 eligible modules per year gives S$3.6M annual module revenue, plus S$100k integration fees, before software or licensing upside. A longer-term expansion case is also plausible but not counted in the base figure: 20 manufacturers x 5,000 modules per year would imply S$12.0M annual module revenue before licensing, software, and complete-node sales. The Gap Fund objective is therefore not to prove the whole market, but to validate the first repeatable wedge that can expand across infrastructure and industrial monitoring.</w:t>
      </w:r>
    </w:p>
    <w:p w14:paraId="55D22F50" w14:textId="369E34DA" w:rsidR="004C0BB9" w:rsidRPr="004C0BB9" w:rsidRDefault="004C0BB9" w:rsidP="00B33246">
      <w:pPr>
        <w:spacing w:after="120" w:line="259" w:lineRule="auto"/>
        <w:jc w:val="center"/>
        <w:rPr>
          <w:rFonts w:eastAsiaTheme="minorEastAsia" w:hint="eastAsia"/>
          <w:i/>
          <w:iCs/>
          <w:sz w:val="22"/>
          <w:rPrChange w:id="311" w:author="Li Jianfeng" w:date="2026-09-02T16:57:00Z" w16du:dateUtc="2026-09-02T08:57:00Z">
            <w:rPr>
              <w:sz w:val="22"/>
            </w:rPr>
          </w:rPrChange>
        </w:rPr>
        <w:pPrChange w:id="312" w:author="Li Jianfeng" w:date="2026-09-02T17:02:00Z" w16du:dateUtc="2026-09-02T09:02:00Z">
          <w:pPr>
            <w:spacing w:after="120" w:line="259" w:lineRule="auto"/>
            <w:jc w:val="both"/>
          </w:pPr>
        </w:pPrChange>
      </w:pPr>
      <w:ins w:id="313" w:author="Li Jianfeng" w:date="2026-09-02T16:57:00Z" w16du:dateUtc="2026-09-02T08:57:00Z">
        <w:r w:rsidRPr="004C0BB9">
          <w:rPr>
            <w:rFonts w:eastAsiaTheme="minorEastAsia" w:hint="eastAsia"/>
            <w:i/>
            <w:iCs/>
            <w:sz w:val="22"/>
            <w:rPrChange w:id="314" w:author="Li Jianfeng" w:date="2026-09-02T16:57:00Z" w16du:dateUtc="2026-09-02T08:57:00Z">
              <w:rPr>
                <w:rFonts w:eastAsiaTheme="minorEastAsia" w:hint="eastAsia"/>
                <w:sz w:val="22"/>
              </w:rPr>
            </w:rPrChange>
          </w:rPr>
          <w:lastRenderedPageBreak/>
          <w:t>Table X</w:t>
        </w:r>
      </w:ins>
      <w:ins w:id="315" w:author="Li Jianfeng" w:date="2026-09-02T17:23:00Z" w16du:dateUtc="2026-09-02T09:23:00Z">
        <w:r w:rsidR="005B6A82">
          <w:rPr>
            <w:rFonts w:eastAsiaTheme="minorEastAsia" w:hint="eastAsia"/>
            <w:i/>
            <w:iCs/>
            <w:sz w:val="22"/>
          </w:rPr>
          <w:t xml:space="preserve"> </w:t>
        </w:r>
      </w:ins>
      <w:ins w:id="316" w:author="Li Jianfeng" w:date="2026-09-02T17:23:00Z">
        <w:r w:rsidR="005B6A82" w:rsidRPr="005B6A82">
          <w:rPr>
            <w:rFonts w:eastAsiaTheme="minorEastAsia"/>
            <w:i/>
            <w:iCs/>
            <w:sz w:val="22"/>
          </w:rPr>
          <w:t>收入测算细则</w:t>
        </w:r>
      </w:ins>
    </w:p>
    <w:tbl>
      <w:tblPr>
        <w:tblStyle w:val="a7"/>
        <w:tblW w:w="0" w:type="auto"/>
        <w:jc w:val="center"/>
        <w:tblLook w:val="04A0" w:firstRow="1" w:lastRow="0" w:firstColumn="1" w:lastColumn="0" w:noHBand="0" w:noVBand="1"/>
        <w:tblPrChange w:id="317" w:author="Li Jianfeng" w:date="2026-09-02T17:20:00Z" w16du:dateUtc="2026-09-02T09:20:00Z">
          <w:tblPr>
            <w:tblStyle w:val="a7"/>
            <w:tblW w:w="0" w:type="auto"/>
            <w:jc w:val="center"/>
            <w:tblLook w:val="04A0" w:firstRow="1" w:lastRow="0" w:firstColumn="1" w:lastColumn="0" w:noHBand="0" w:noVBand="1"/>
          </w:tblPr>
        </w:tblPrChange>
      </w:tblPr>
      <w:tblGrid>
        <w:gridCol w:w="1637"/>
        <w:gridCol w:w="4737"/>
        <w:gridCol w:w="1893"/>
        <w:gridCol w:w="1355"/>
        <w:tblGridChange w:id="318">
          <w:tblGrid>
            <w:gridCol w:w="1637"/>
            <w:gridCol w:w="4737"/>
            <w:gridCol w:w="253"/>
            <w:gridCol w:w="1640"/>
            <w:gridCol w:w="1355"/>
          </w:tblGrid>
        </w:tblGridChange>
      </w:tblGrid>
      <w:tr w:rsidR="00475C5E" w14:paraId="21C5D16B" w14:textId="77777777" w:rsidTr="00420C9E">
        <w:trPr>
          <w:jc w:val="center"/>
          <w:trPrChange w:id="319" w:author="Li Jianfeng" w:date="2026-09-02T17:20:00Z" w16du:dateUtc="2026-09-02T09:20:00Z">
            <w:trPr>
              <w:jc w:val="center"/>
            </w:trPr>
          </w:trPrChange>
        </w:trPr>
        <w:tc>
          <w:tcPr>
            <w:tcW w:w="1637" w:type="dxa"/>
            <w:shd w:val="clear" w:color="auto" w:fill="EDEDED"/>
            <w:tcMar>
              <w:top w:w="80" w:type="dxa"/>
              <w:left w:w="80" w:type="dxa"/>
              <w:bottom w:w="80" w:type="dxa"/>
              <w:right w:w="80" w:type="dxa"/>
            </w:tcMar>
            <w:vAlign w:val="center"/>
            <w:tcPrChange w:id="320" w:author="Li Jianfeng" w:date="2026-09-02T17:20:00Z" w16du:dateUtc="2026-09-02T09:20:00Z">
              <w:tcPr>
                <w:tcW w:w="1655" w:type="dxa"/>
                <w:shd w:val="clear" w:color="auto" w:fill="EDEDED"/>
                <w:tcMar>
                  <w:top w:w="80" w:type="dxa"/>
                  <w:left w:w="80" w:type="dxa"/>
                  <w:bottom w:w="80" w:type="dxa"/>
                  <w:right w:w="80" w:type="dxa"/>
                </w:tcMar>
                <w:vAlign w:val="center"/>
              </w:tcPr>
            </w:tcPrChange>
          </w:tcPr>
          <w:p w14:paraId="127AE0A1" w14:textId="77777777" w:rsidR="00475C5E" w:rsidRPr="00420C9E" w:rsidRDefault="00000000" w:rsidP="00420C9E">
            <w:pPr>
              <w:jc w:val="center"/>
              <w:pPrChange w:id="321" w:author="Li Jianfeng" w:date="2026-09-02T17:20:00Z" w16du:dateUtc="2026-09-02T09:20:00Z">
                <w:pPr/>
              </w:pPrChange>
            </w:pPr>
            <w:r w:rsidRPr="00420C9E">
              <w:rPr>
                <w:b/>
                <w:rPrChange w:id="322" w:author="Li Jianfeng" w:date="2026-09-02T17:20:00Z" w16du:dateUtc="2026-09-02T09:20:00Z">
                  <w:rPr>
                    <w:b/>
                    <w:sz w:val="17"/>
                  </w:rPr>
                </w:rPrChange>
              </w:rPr>
              <w:t>Scenario</w:t>
            </w:r>
          </w:p>
        </w:tc>
        <w:tc>
          <w:tcPr>
            <w:tcW w:w="4737" w:type="dxa"/>
            <w:shd w:val="clear" w:color="auto" w:fill="EDEDED"/>
            <w:tcMar>
              <w:top w:w="80" w:type="dxa"/>
              <w:left w:w="80" w:type="dxa"/>
              <w:bottom w:w="80" w:type="dxa"/>
              <w:right w:w="80" w:type="dxa"/>
            </w:tcMar>
            <w:vAlign w:val="center"/>
            <w:tcPrChange w:id="323" w:author="Li Jianfeng" w:date="2026-09-02T17:20:00Z" w16du:dateUtc="2026-09-02T09:20:00Z">
              <w:tcPr>
                <w:tcW w:w="5112" w:type="dxa"/>
                <w:gridSpan w:val="2"/>
                <w:shd w:val="clear" w:color="auto" w:fill="EDEDED"/>
                <w:tcMar>
                  <w:top w:w="80" w:type="dxa"/>
                  <w:left w:w="80" w:type="dxa"/>
                  <w:bottom w:w="80" w:type="dxa"/>
                  <w:right w:w="80" w:type="dxa"/>
                </w:tcMar>
                <w:vAlign w:val="center"/>
              </w:tcPr>
            </w:tcPrChange>
          </w:tcPr>
          <w:p w14:paraId="0F084966" w14:textId="77777777" w:rsidR="00475C5E" w:rsidRPr="00420C9E" w:rsidRDefault="00000000" w:rsidP="00420C9E">
            <w:pPr>
              <w:jc w:val="center"/>
              <w:pPrChange w:id="324" w:author="Li Jianfeng" w:date="2026-09-02T17:20:00Z" w16du:dateUtc="2026-09-02T09:20:00Z">
                <w:pPr/>
              </w:pPrChange>
            </w:pPr>
            <w:r w:rsidRPr="00420C9E">
              <w:rPr>
                <w:b/>
                <w:rPrChange w:id="325" w:author="Li Jianfeng" w:date="2026-09-02T17:20:00Z" w16du:dateUtc="2026-09-02T09:20:00Z">
                  <w:rPr>
                    <w:b/>
                    <w:sz w:val="17"/>
                  </w:rPr>
                </w:rPrChange>
              </w:rPr>
              <w:t>Calculation basis</w:t>
            </w:r>
          </w:p>
        </w:tc>
        <w:tc>
          <w:tcPr>
            <w:tcW w:w="1893" w:type="dxa"/>
            <w:shd w:val="clear" w:color="auto" w:fill="EDEDED"/>
            <w:tcMar>
              <w:top w:w="80" w:type="dxa"/>
              <w:left w:w="80" w:type="dxa"/>
              <w:bottom w:w="80" w:type="dxa"/>
              <w:right w:w="80" w:type="dxa"/>
            </w:tcMar>
            <w:vAlign w:val="center"/>
            <w:tcPrChange w:id="326" w:author="Li Jianfeng" w:date="2026-09-02T17:20:00Z" w16du:dateUtc="2026-09-02T09:20:00Z">
              <w:tcPr>
                <w:tcW w:w="1655" w:type="dxa"/>
                <w:shd w:val="clear" w:color="auto" w:fill="EDEDED"/>
                <w:tcMar>
                  <w:top w:w="80" w:type="dxa"/>
                  <w:left w:w="80" w:type="dxa"/>
                  <w:bottom w:w="80" w:type="dxa"/>
                  <w:right w:w="80" w:type="dxa"/>
                </w:tcMar>
                <w:vAlign w:val="center"/>
              </w:tcPr>
            </w:tcPrChange>
          </w:tcPr>
          <w:p w14:paraId="4BF4776A" w14:textId="77777777" w:rsidR="00475C5E" w:rsidRPr="00420C9E" w:rsidRDefault="00000000" w:rsidP="00420C9E">
            <w:pPr>
              <w:jc w:val="center"/>
              <w:pPrChange w:id="327" w:author="Li Jianfeng" w:date="2026-09-02T17:20:00Z" w16du:dateUtc="2026-09-02T09:20:00Z">
                <w:pPr/>
              </w:pPrChange>
            </w:pPr>
            <w:r w:rsidRPr="00420C9E">
              <w:rPr>
                <w:b/>
                <w:rPrChange w:id="328" w:author="Li Jianfeng" w:date="2026-09-02T17:20:00Z" w16du:dateUtc="2026-09-02T09:20:00Z">
                  <w:rPr>
                    <w:b/>
                    <w:sz w:val="17"/>
                  </w:rPr>
                </w:rPrChange>
              </w:rPr>
              <w:t>Module + integration fee</w:t>
            </w:r>
          </w:p>
        </w:tc>
        <w:tc>
          <w:tcPr>
            <w:tcW w:w="1355" w:type="dxa"/>
            <w:shd w:val="clear" w:color="auto" w:fill="EDEDED"/>
            <w:tcMar>
              <w:top w:w="80" w:type="dxa"/>
              <w:left w:w="80" w:type="dxa"/>
              <w:bottom w:w="80" w:type="dxa"/>
              <w:right w:w="80" w:type="dxa"/>
            </w:tcMar>
            <w:vAlign w:val="center"/>
            <w:tcPrChange w:id="329" w:author="Li Jianfeng" w:date="2026-09-02T17:20:00Z" w16du:dateUtc="2026-09-02T09:20:00Z">
              <w:tcPr>
                <w:tcW w:w="1368" w:type="dxa"/>
                <w:shd w:val="clear" w:color="auto" w:fill="EDEDED"/>
                <w:tcMar>
                  <w:top w:w="80" w:type="dxa"/>
                  <w:left w:w="80" w:type="dxa"/>
                  <w:bottom w:w="80" w:type="dxa"/>
                  <w:right w:w="80" w:type="dxa"/>
                </w:tcMar>
                <w:vAlign w:val="center"/>
              </w:tcPr>
            </w:tcPrChange>
          </w:tcPr>
          <w:p w14:paraId="7C960189" w14:textId="77777777" w:rsidR="00475C5E" w:rsidRPr="00420C9E" w:rsidRDefault="00000000" w:rsidP="00420C9E">
            <w:pPr>
              <w:jc w:val="center"/>
              <w:pPrChange w:id="330" w:author="Li Jianfeng" w:date="2026-09-02T17:20:00Z" w16du:dateUtc="2026-09-02T09:20:00Z">
                <w:pPr/>
              </w:pPrChange>
            </w:pPr>
            <w:r w:rsidRPr="00420C9E">
              <w:rPr>
                <w:b/>
                <w:rPrChange w:id="331" w:author="Li Jianfeng" w:date="2026-09-02T17:20:00Z" w16du:dateUtc="2026-09-02T09:20:00Z">
                  <w:rPr>
                    <w:b/>
                    <w:sz w:val="17"/>
                  </w:rPr>
                </w:rPrChange>
              </w:rPr>
              <w:t>Annual revenue</w:t>
            </w:r>
          </w:p>
        </w:tc>
      </w:tr>
      <w:tr w:rsidR="00475C5E" w14:paraId="0CF543AF" w14:textId="77777777" w:rsidTr="00420C9E">
        <w:trPr>
          <w:jc w:val="center"/>
          <w:trPrChange w:id="332" w:author="Li Jianfeng" w:date="2026-09-02T17:20:00Z" w16du:dateUtc="2026-09-02T09:20:00Z">
            <w:trPr>
              <w:jc w:val="center"/>
            </w:trPr>
          </w:trPrChange>
        </w:trPr>
        <w:tc>
          <w:tcPr>
            <w:tcW w:w="1637" w:type="dxa"/>
            <w:shd w:val="clear" w:color="auto" w:fill="FFFFFF"/>
            <w:tcMar>
              <w:top w:w="80" w:type="dxa"/>
              <w:left w:w="80" w:type="dxa"/>
              <w:bottom w:w="80" w:type="dxa"/>
              <w:right w:w="80" w:type="dxa"/>
            </w:tcMar>
            <w:vAlign w:val="center"/>
            <w:tcPrChange w:id="333" w:author="Li Jianfeng" w:date="2026-09-02T17:20:00Z" w16du:dateUtc="2026-09-02T09:20:00Z">
              <w:tcPr>
                <w:tcW w:w="1655" w:type="dxa"/>
                <w:shd w:val="clear" w:color="auto" w:fill="FFFFFF"/>
                <w:tcMar>
                  <w:top w:w="80" w:type="dxa"/>
                  <w:left w:w="80" w:type="dxa"/>
                  <w:bottom w:w="80" w:type="dxa"/>
                  <w:right w:w="80" w:type="dxa"/>
                </w:tcMar>
                <w:vAlign w:val="center"/>
              </w:tcPr>
            </w:tcPrChange>
          </w:tcPr>
          <w:p w14:paraId="3CFFB809" w14:textId="77777777" w:rsidR="00475C5E" w:rsidRPr="00420C9E" w:rsidRDefault="00000000" w:rsidP="00073B05">
            <w:pPr>
              <w:jc w:val="both"/>
              <w:pPrChange w:id="334" w:author="Li Jianfeng" w:date="2026-09-02T16:59:00Z" w16du:dateUtc="2026-09-02T08:59:00Z">
                <w:pPr/>
              </w:pPrChange>
            </w:pPr>
            <w:r w:rsidRPr="00420C9E">
              <w:rPr>
                <w:rPrChange w:id="335" w:author="Li Jianfeng" w:date="2026-09-02T17:20:00Z" w16du:dateUtc="2026-09-02T09:20:00Z">
                  <w:rPr>
                    <w:sz w:val="18"/>
                  </w:rPr>
                </w:rPrChange>
              </w:rPr>
              <w:t>Validation</w:t>
            </w:r>
          </w:p>
        </w:tc>
        <w:tc>
          <w:tcPr>
            <w:tcW w:w="4737" w:type="dxa"/>
            <w:shd w:val="clear" w:color="auto" w:fill="FFFFFF"/>
            <w:tcMar>
              <w:top w:w="80" w:type="dxa"/>
              <w:left w:w="80" w:type="dxa"/>
              <w:bottom w:w="80" w:type="dxa"/>
              <w:right w:w="80" w:type="dxa"/>
            </w:tcMar>
            <w:vAlign w:val="center"/>
            <w:tcPrChange w:id="336" w:author="Li Jianfeng" w:date="2026-09-02T17:20:00Z" w16du:dateUtc="2026-09-02T09:20:00Z">
              <w:tcPr>
                <w:tcW w:w="5112" w:type="dxa"/>
                <w:gridSpan w:val="2"/>
                <w:shd w:val="clear" w:color="auto" w:fill="FFFFFF"/>
                <w:tcMar>
                  <w:top w:w="80" w:type="dxa"/>
                  <w:left w:w="80" w:type="dxa"/>
                  <w:bottom w:w="80" w:type="dxa"/>
                  <w:right w:w="80" w:type="dxa"/>
                </w:tcMar>
                <w:vAlign w:val="center"/>
              </w:tcPr>
            </w:tcPrChange>
          </w:tcPr>
          <w:p w14:paraId="3943F3A8" w14:textId="77777777" w:rsidR="00475C5E" w:rsidRPr="00420C9E" w:rsidRDefault="00000000" w:rsidP="00073B05">
            <w:pPr>
              <w:jc w:val="both"/>
              <w:pPrChange w:id="337" w:author="Li Jianfeng" w:date="2026-09-02T16:59:00Z" w16du:dateUtc="2026-09-02T08:59:00Z">
                <w:pPr/>
              </w:pPrChange>
            </w:pPr>
            <w:r w:rsidRPr="00420C9E">
              <w:rPr>
                <w:rPrChange w:id="338" w:author="Li Jianfeng" w:date="2026-09-02T17:20:00Z" w16du:dateUtc="2026-09-02T09:20:00Z">
                  <w:rPr>
                    <w:sz w:val="18"/>
                  </w:rPr>
                </w:rPrChange>
              </w:rPr>
              <w:t>1 manufacturer x 200 modules x S$120 + 1 integration project x S$20k</w:t>
            </w:r>
          </w:p>
        </w:tc>
        <w:tc>
          <w:tcPr>
            <w:tcW w:w="1893" w:type="dxa"/>
            <w:shd w:val="clear" w:color="auto" w:fill="FFFFFF"/>
            <w:tcMar>
              <w:top w:w="80" w:type="dxa"/>
              <w:left w:w="80" w:type="dxa"/>
              <w:bottom w:w="80" w:type="dxa"/>
              <w:right w:w="80" w:type="dxa"/>
            </w:tcMar>
            <w:vAlign w:val="center"/>
            <w:tcPrChange w:id="339" w:author="Li Jianfeng" w:date="2026-09-02T17:20:00Z" w16du:dateUtc="2026-09-02T09:20:00Z">
              <w:tcPr>
                <w:tcW w:w="1655" w:type="dxa"/>
                <w:shd w:val="clear" w:color="auto" w:fill="FFFFFF"/>
                <w:tcMar>
                  <w:top w:w="80" w:type="dxa"/>
                  <w:left w:w="80" w:type="dxa"/>
                  <w:bottom w:w="80" w:type="dxa"/>
                  <w:right w:w="80" w:type="dxa"/>
                </w:tcMar>
                <w:vAlign w:val="center"/>
              </w:tcPr>
            </w:tcPrChange>
          </w:tcPr>
          <w:p w14:paraId="7EE74B52" w14:textId="77777777" w:rsidR="00475C5E" w:rsidRPr="00420C9E" w:rsidRDefault="00000000" w:rsidP="00073B05">
            <w:pPr>
              <w:jc w:val="both"/>
              <w:pPrChange w:id="340" w:author="Li Jianfeng" w:date="2026-09-02T16:59:00Z" w16du:dateUtc="2026-09-02T08:59:00Z">
                <w:pPr/>
              </w:pPrChange>
            </w:pPr>
            <w:r w:rsidRPr="00420C9E">
              <w:rPr>
                <w:rPrChange w:id="341" w:author="Li Jianfeng" w:date="2026-09-02T17:20:00Z" w16du:dateUtc="2026-09-02T09:20:00Z">
                  <w:rPr>
                    <w:sz w:val="18"/>
                  </w:rPr>
                </w:rPrChange>
              </w:rPr>
              <w:t>S$24k + S$20k</w:t>
            </w:r>
          </w:p>
        </w:tc>
        <w:tc>
          <w:tcPr>
            <w:tcW w:w="1355" w:type="dxa"/>
            <w:shd w:val="clear" w:color="auto" w:fill="FFFFFF"/>
            <w:tcMar>
              <w:top w:w="80" w:type="dxa"/>
              <w:left w:w="80" w:type="dxa"/>
              <w:bottom w:w="80" w:type="dxa"/>
              <w:right w:w="80" w:type="dxa"/>
            </w:tcMar>
            <w:vAlign w:val="center"/>
            <w:tcPrChange w:id="342" w:author="Li Jianfeng" w:date="2026-09-02T17:20:00Z" w16du:dateUtc="2026-09-02T09:20:00Z">
              <w:tcPr>
                <w:tcW w:w="1368" w:type="dxa"/>
                <w:shd w:val="clear" w:color="auto" w:fill="FFFFFF"/>
                <w:tcMar>
                  <w:top w:w="80" w:type="dxa"/>
                  <w:left w:w="80" w:type="dxa"/>
                  <w:bottom w:w="80" w:type="dxa"/>
                  <w:right w:w="80" w:type="dxa"/>
                </w:tcMar>
                <w:vAlign w:val="center"/>
              </w:tcPr>
            </w:tcPrChange>
          </w:tcPr>
          <w:p w14:paraId="0A417A16" w14:textId="77777777" w:rsidR="00475C5E" w:rsidRPr="00420C9E" w:rsidRDefault="00000000" w:rsidP="00073B05">
            <w:pPr>
              <w:jc w:val="both"/>
              <w:pPrChange w:id="343" w:author="Li Jianfeng" w:date="2026-09-02T16:59:00Z" w16du:dateUtc="2026-09-02T08:59:00Z">
                <w:pPr/>
              </w:pPrChange>
            </w:pPr>
            <w:r w:rsidRPr="00420C9E">
              <w:rPr>
                <w:rPrChange w:id="344" w:author="Li Jianfeng" w:date="2026-09-02T17:20:00Z" w16du:dateUtc="2026-09-02T09:20:00Z">
                  <w:rPr>
                    <w:sz w:val="18"/>
                  </w:rPr>
                </w:rPrChange>
              </w:rPr>
              <w:t>S$44k</w:t>
            </w:r>
          </w:p>
        </w:tc>
      </w:tr>
      <w:tr w:rsidR="00475C5E" w14:paraId="525C6A50" w14:textId="77777777" w:rsidTr="00420C9E">
        <w:trPr>
          <w:jc w:val="center"/>
          <w:trPrChange w:id="345" w:author="Li Jianfeng" w:date="2026-09-02T17:20:00Z" w16du:dateUtc="2026-09-02T09:20:00Z">
            <w:trPr>
              <w:jc w:val="center"/>
            </w:trPr>
          </w:trPrChange>
        </w:trPr>
        <w:tc>
          <w:tcPr>
            <w:tcW w:w="1637" w:type="dxa"/>
            <w:shd w:val="clear" w:color="auto" w:fill="FFFFFF"/>
            <w:tcMar>
              <w:top w:w="80" w:type="dxa"/>
              <w:left w:w="80" w:type="dxa"/>
              <w:bottom w:w="80" w:type="dxa"/>
              <w:right w:w="80" w:type="dxa"/>
            </w:tcMar>
            <w:vAlign w:val="center"/>
            <w:tcPrChange w:id="346" w:author="Li Jianfeng" w:date="2026-09-02T17:20:00Z" w16du:dateUtc="2026-09-02T09:20:00Z">
              <w:tcPr>
                <w:tcW w:w="1655" w:type="dxa"/>
                <w:shd w:val="clear" w:color="auto" w:fill="FFFFFF"/>
                <w:tcMar>
                  <w:top w:w="80" w:type="dxa"/>
                  <w:left w:w="80" w:type="dxa"/>
                  <w:bottom w:w="80" w:type="dxa"/>
                  <w:right w:w="80" w:type="dxa"/>
                </w:tcMar>
                <w:vAlign w:val="center"/>
              </w:tcPr>
            </w:tcPrChange>
          </w:tcPr>
          <w:p w14:paraId="38325210" w14:textId="77777777" w:rsidR="00475C5E" w:rsidRPr="00420C9E" w:rsidRDefault="00000000" w:rsidP="00073B05">
            <w:pPr>
              <w:jc w:val="both"/>
              <w:pPrChange w:id="347" w:author="Li Jianfeng" w:date="2026-09-02T16:59:00Z" w16du:dateUtc="2026-09-02T08:59:00Z">
                <w:pPr/>
              </w:pPrChange>
            </w:pPr>
            <w:r w:rsidRPr="00420C9E">
              <w:rPr>
                <w:rPrChange w:id="348" w:author="Li Jianfeng" w:date="2026-09-02T17:20:00Z" w16du:dateUtc="2026-09-02T09:20:00Z">
                  <w:rPr>
                    <w:sz w:val="18"/>
                  </w:rPr>
                </w:rPrChange>
              </w:rPr>
              <w:t>Beachhead</w:t>
            </w:r>
          </w:p>
        </w:tc>
        <w:tc>
          <w:tcPr>
            <w:tcW w:w="4737" w:type="dxa"/>
            <w:shd w:val="clear" w:color="auto" w:fill="FFFFFF"/>
            <w:tcMar>
              <w:top w:w="80" w:type="dxa"/>
              <w:left w:w="80" w:type="dxa"/>
              <w:bottom w:w="80" w:type="dxa"/>
              <w:right w:w="80" w:type="dxa"/>
            </w:tcMar>
            <w:vAlign w:val="center"/>
            <w:tcPrChange w:id="349" w:author="Li Jianfeng" w:date="2026-09-02T17:20:00Z" w16du:dateUtc="2026-09-02T09:20:00Z">
              <w:tcPr>
                <w:tcW w:w="5112" w:type="dxa"/>
                <w:gridSpan w:val="2"/>
                <w:shd w:val="clear" w:color="auto" w:fill="FFFFFF"/>
                <w:tcMar>
                  <w:top w:w="80" w:type="dxa"/>
                  <w:left w:w="80" w:type="dxa"/>
                  <w:bottom w:w="80" w:type="dxa"/>
                  <w:right w:w="80" w:type="dxa"/>
                </w:tcMar>
                <w:vAlign w:val="center"/>
              </w:tcPr>
            </w:tcPrChange>
          </w:tcPr>
          <w:p w14:paraId="7D830035" w14:textId="77777777" w:rsidR="00475C5E" w:rsidRPr="00420C9E" w:rsidRDefault="00000000" w:rsidP="00073B05">
            <w:pPr>
              <w:jc w:val="both"/>
              <w:pPrChange w:id="350" w:author="Li Jianfeng" w:date="2026-09-02T16:59:00Z" w16du:dateUtc="2026-09-02T08:59:00Z">
                <w:pPr/>
              </w:pPrChange>
            </w:pPr>
            <w:r w:rsidRPr="00420C9E">
              <w:rPr>
                <w:rPrChange w:id="351" w:author="Li Jianfeng" w:date="2026-09-02T17:20:00Z" w16du:dateUtc="2026-09-02T09:20:00Z">
                  <w:rPr>
                    <w:sz w:val="18"/>
                  </w:rPr>
                </w:rPrChange>
              </w:rPr>
              <w:t>5 manufacturers x 500 modules x S$120 + 2 integration projects x S$20k</w:t>
            </w:r>
          </w:p>
        </w:tc>
        <w:tc>
          <w:tcPr>
            <w:tcW w:w="1893" w:type="dxa"/>
            <w:shd w:val="clear" w:color="auto" w:fill="FFFFFF"/>
            <w:tcMar>
              <w:top w:w="80" w:type="dxa"/>
              <w:left w:w="80" w:type="dxa"/>
              <w:bottom w:w="80" w:type="dxa"/>
              <w:right w:w="80" w:type="dxa"/>
            </w:tcMar>
            <w:vAlign w:val="center"/>
            <w:tcPrChange w:id="352" w:author="Li Jianfeng" w:date="2026-09-02T17:20:00Z" w16du:dateUtc="2026-09-02T09:20:00Z">
              <w:tcPr>
                <w:tcW w:w="1655" w:type="dxa"/>
                <w:shd w:val="clear" w:color="auto" w:fill="FFFFFF"/>
                <w:tcMar>
                  <w:top w:w="80" w:type="dxa"/>
                  <w:left w:w="80" w:type="dxa"/>
                  <w:bottom w:w="80" w:type="dxa"/>
                  <w:right w:w="80" w:type="dxa"/>
                </w:tcMar>
                <w:vAlign w:val="center"/>
              </w:tcPr>
            </w:tcPrChange>
          </w:tcPr>
          <w:p w14:paraId="25ABEDA3" w14:textId="77777777" w:rsidR="00475C5E" w:rsidRPr="00420C9E" w:rsidRDefault="00000000" w:rsidP="00073B05">
            <w:pPr>
              <w:jc w:val="both"/>
              <w:pPrChange w:id="353" w:author="Li Jianfeng" w:date="2026-09-02T16:59:00Z" w16du:dateUtc="2026-09-02T08:59:00Z">
                <w:pPr/>
              </w:pPrChange>
            </w:pPr>
            <w:r w:rsidRPr="00420C9E">
              <w:rPr>
                <w:rPrChange w:id="354" w:author="Li Jianfeng" w:date="2026-09-02T17:20:00Z" w16du:dateUtc="2026-09-02T09:20:00Z">
                  <w:rPr>
                    <w:sz w:val="18"/>
                  </w:rPr>
                </w:rPrChange>
              </w:rPr>
              <w:t>S$300k + S$40k</w:t>
            </w:r>
          </w:p>
        </w:tc>
        <w:tc>
          <w:tcPr>
            <w:tcW w:w="1355" w:type="dxa"/>
            <w:shd w:val="clear" w:color="auto" w:fill="FFFFFF"/>
            <w:tcMar>
              <w:top w:w="80" w:type="dxa"/>
              <w:left w:w="80" w:type="dxa"/>
              <w:bottom w:w="80" w:type="dxa"/>
              <w:right w:w="80" w:type="dxa"/>
            </w:tcMar>
            <w:vAlign w:val="center"/>
            <w:tcPrChange w:id="355" w:author="Li Jianfeng" w:date="2026-09-02T17:20:00Z" w16du:dateUtc="2026-09-02T09:20:00Z">
              <w:tcPr>
                <w:tcW w:w="1368" w:type="dxa"/>
                <w:shd w:val="clear" w:color="auto" w:fill="FFFFFF"/>
                <w:tcMar>
                  <w:top w:w="80" w:type="dxa"/>
                  <w:left w:w="80" w:type="dxa"/>
                  <w:bottom w:w="80" w:type="dxa"/>
                  <w:right w:w="80" w:type="dxa"/>
                </w:tcMar>
                <w:vAlign w:val="center"/>
              </w:tcPr>
            </w:tcPrChange>
          </w:tcPr>
          <w:p w14:paraId="4FC84DC5" w14:textId="77777777" w:rsidR="00475C5E" w:rsidRPr="00420C9E" w:rsidRDefault="00000000" w:rsidP="00073B05">
            <w:pPr>
              <w:jc w:val="both"/>
              <w:pPrChange w:id="356" w:author="Li Jianfeng" w:date="2026-09-02T16:59:00Z" w16du:dateUtc="2026-09-02T08:59:00Z">
                <w:pPr/>
              </w:pPrChange>
            </w:pPr>
            <w:r w:rsidRPr="00420C9E">
              <w:rPr>
                <w:rPrChange w:id="357" w:author="Li Jianfeng" w:date="2026-09-02T17:20:00Z" w16du:dateUtc="2026-09-02T09:20:00Z">
                  <w:rPr>
                    <w:sz w:val="18"/>
                  </w:rPr>
                </w:rPrChange>
              </w:rPr>
              <w:t>S$340k</w:t>
            </w:r>
          </w:p>
        </w:tc>
      </w:tr>
      <w:tr w:rsidR="00475C5E" w14:paraId="03EEA3EE" w14:textId="77777777" w:rsidTr="00420C9E">
        <w:trPr>
          <w:jc w:val="center"/>
          <w:trPrChange w:id="358" w:author="Li Jianfeng" w:date="2026-09-02T17:20:00Z" w16du:dateUtc="2026-09-02T09:20:00Z">
            <w:trPr>
              <w:jc w:val="center"/>
            </w:trPr>
          </w:trPrChange>
        </w:trPr>
        <w:tc>
          <w:tcPr>
            <w:tcW w:w="1637" w:type="dxa"/>
            <w:shd w:val="clear" w:color="auto" w:fill="FFFFFF"/>
            <w:tcMar>
              <w:top w:w="80" w:type="dxa"/>
              <w:left w:w="80" w:type="dxa"/>
              <w:bottom w:w="80" w:type="dxa"/>
              <w:right w:w="80" w:type="dxa"/>
            </w:tcMar>
            <w:vAlign w:val="center"/>
            <w:tcPrChange w:id="359" w:author="Li Jianfeng" w:date="2026-09-02T17:20:00Z" w16du:dateUtc="2026-09-02T09:20:00Z">
              <w:tcPr>
                <w:tcW w:w="1655" w:type="dxa"/>
                <w:shd w:val="clear" w:color="auto" w:fill="FFFFFF"/>
                <w:tcMar>
                  <w:top w:w="80" w:type="dxa"/>
                  <w:left w:w="80" w:type="dxa"/>
                  <w:bottom w:w="80" w:type="dxa"/>
                  <w:right w:w="80" w:type="dxa"/>
                </w:tcMar>
                <w:vAlign w:val="center"/>
              </w:tcPr>
            </w:tcPrChange>
          </w:tcPr>
          <w:p w14:paraId="3E67608B" w14:textId="77777777" w:rsidR="00475C5E" w:rsidRPr="00420C9E" w:rsidRDefault="00000000" w:rsidP="00073B05">
            <w:pPr>
              <w:jc w:val="both"/>
              <w:pPrChange w:id="360" w:author="Li Jianfeng" w:date="2026-09-02T16:59:00Z" w16du:dateUtc="2026-09-02T08:59:00Z">
                <w:pPr/>
              </w:pPrChange>
            </w:pPr>
            <w:r w:rsidRPr="00420C9E">
              <w:rPr>
                <w:rPrChange w:id="361" w:author="Li Jianfeng" w:date="2026-09-02T17:20:00Z" w16du:dateUtc="2026-09-02T09:20:00Z">
                  <w:rPr>
                    <w:sz w:val="18"/>
                  </w:rPr>
                </w:rPrChange>
              </w:rPr>
              <w:t>Growth</w:t>
            </w:r>
          </w:p>
        </w:tc>
        <w:tc>
          <w:tcPr>
            <w:tcW w:w="4737" w:type="dxa"/>
            <w:shd w:val="clear" w:color="auto" w:fill="FFFFFF"/>
            <w:tcMar>
              <w:top w:w="80" w:type="dxa"/>
              <w:left w:w="80" w:type="dxa"/>
              <w:bottom w:w="80" w:type="dxa"/>
              <w:right w:w="80" w:type="dxa"/>
            </w:tcMar>
            <w:vAlign w:val="center"/>
            <w:tcPrChange w:id="362" w:author="Li Jianfeng" w:date="2026-09-02T17:20:00Z" w16du:dateUtc="2026-09-02T09:20:00Z">
              <w:tcPr>
                <w:tcW w:w="5112" w:type="dxa"/>
                <w:gridSpan w:val="2"/>
                <w:shd w:val="clear" w:color="auto" w:fill="FFFFFF"/>
                <w:tcMar>
                  <w:top w:w="80" w:type="dxa"/>
                  <w:left w:w="80" w:type="dxa"/>
                  <w:bottom w:w="80" w:type="dxa"/>
                  <w:right w:w="80" w:type="dxa"/>
                </w:tcMar>
                <w:vAlign w:val="center"/>
              </w:tcPr>
            </w:tcPrChange>
          </w:tcPr>
          <w:p w14:paraId="1EEF9A67" w14:textId="77777777" w:rsidR="00475C5E" w:rsidRPr="00420C9E" w:rsidRDefault="00000000" w:rsidP="00073B05">
            <w:pPr>
              <w:jc w:val="both"/>
              <w:pPrChange w:id="363" w:author="Li Jianfeng" w:date="2026-09-02T16:59:00Z" w16du:dateUtc="2026-09-02T08:59:00Z">
                <w:pPr/>
              </w:pPrChange>
            </w:pPr>
            <w:r w:rsidRPr="00420C9E">
              <w:rPr>
                <w:rPrChange w:id="364" w:author="Li Jianfeng" w:date="2026-09-02T17:20:00Z" w16du:dateUtc="2026-09-02T09:20:00Z">
                  <w:rPr>
                    <w:sz w:val="18"/>
                  </w:rPr>
                </w:rPrChange>
              </w:rPr>
              <w:t>5 manufacturers x 2,000 modules x S$120 + 3 integration projects x S$20k</w:t>
            </w:r>
          </w:p>
        </w:tc>
        <w:tc>
          <w:tcPr>
            <w:tcW w:w="1893" w:type="dxa"/>
            <w:shd w:val="clear" w:color="auto" w:fill="FFFFFF"/>
            <w:tcMar>
              <w:top w:w="80" w:type="dxa"/>
              <w:left w:w="80" w:type="dxa"/>
              <w:bottom w:w="80" w:type="dxa"/>
              <w:right w:w="80" w:type="dxa"/>
            </w:tcMar>
            <w:vAlign w:val="center"/>
            <w:tcPrChange w:id="365" w:author="Li Jianfeng" w:date="2026-09-02T17:20:00Z" w16du:dateUtc="2026-09-02T09:20:00Z">
              <w:tcPr>
                <w:tcW w:w="1655" w:type="dxa"/>
                <w:shd w:val="clear" w:color="auto" w:fill="FFFFFF"/>
                <w:tcMar>
                  <w:top w:w="80" w:type="dxa"/>
                  <w:left w:w="80" w:type="dxa"/>
                  <w:bottom w:w="80" w:type="dxa"/>
                  <w:right w:w="80" w:type="dxa"/>
                </w:tcMar>
                <w:vAlign w:val="center"/>
              </w:tcPr>
            </w:tcPrChange>
          </w:tcPr>
          <w:p w14:paraId="69031617" w14:textId="77777777" w:rsidR="00475C5E" w:rsidRPr="00420C9E" w:rsidRDefault="00000000" w:rsidP="00073B05">
            <w:pPr>
              <w:jc w:val="both"/>
              <w:pPrChange w:id="366" w:author="Li Jianfeng" w:date="2026-09-02T16:59:00Z" w16du:dateUtc="2026-09-02T08:59:00Z">
                <w:pPr/>
              </w:pPrChange>
            </w:pPr>
            <w:r w:rsidRPr="00420C9E">
              <w:rPr>
                <w:rPrChange w:id="367" w:author="Li Jianfeng" w:date="2026-09-02T17:20:00Z" w16du:dateUtc="2026-09-02T09:20:00Z">
                  <w:rPr>
                    <w:sz w:val="18"/>
                  </w:rPr>
                </w:rPrChange>
              </w:rPr>
              <w:t>S$1.20M + S$60k</w:t>
            </w:r>
          </w:p>
        </w:tc>
        <w:tc>
          <w:tcPr>
            <w:tcW w:w="1355" w:type="dxa"/>
            <w:shd w:val="clear" w:color="auto" w:fill="FFFFFF"/>
            <w:tcMar>
              <w:top w:w="80" w:type="dxa"/>
              <w:left w:w="80" w:type="dxa"/>
              <w:bottom w:w="80" w:type="dxa"/>
              <w:right w:w="80" w:type="dxa"/>
            </w:tcMar>
            <w:vAlign w:val="center"/>
            <w:tcPrChange w:id="368" w:author="Li Jianfeng" w:date="2026-09-02T17:20:00Z" w16du:dateUtc="2026-09-02T09:20:00Z">
              <w:tcPr>
                <w:tcW w:w="1368" w:type="dxa"/>
                <w:shd w:val="clear" w:color="auto" w:fill="FFFFFF"/>
                <w:tcMar>
                  <w:top w:w="80" w:type="dxa"/>
                  <w:left w:w="80" w:type="dxa"/>
                  <w:bottom w:w="80" w:type="dxa"/>
                  <w:right w:w="80" w:type="dxa"/>
                </w:tcMar>
                <w:vAlign w:val="center"/>
              </w:tcPr>
            </w:tcPrChange>
          </w:tcPr>
          <w:p w14:paraId="367364CC" w14:textId="77777777" w:rsidR="00475C5E" w:rsidRPr="00420C9E" w:rsidRDefault="00000000" w:rsidP="00073B05">
            <w:pPr>
              <w:jc w:val="both"/>
              <w:pPrChange w:id="369" w:author="Li Jianfeng" w:date="2026-09-02T16:59:00Z" w16du:dateUtc="2026-09-02T08:59:00Z">
                <w:pPr/>
              </w:pPrChange>
            </w:pPr>
            <w:r w:rsidRPr="00420C9E">
              <w:rPr>
                <w:rPrChange w:id="370" w:author="Li Jianfeng" w:date="2026-09-02T17:20:00Z" w16du:dateUtc="2026-09-02T09:20:00Z">
                  <w:rPr>
                    <w:sz w:val="18"/>
                  </w:rPr>
                </w:rPrChange>
              </w:rPr>
              <w:t>S$1.26M</w:t>
            </w:r>
          </w:p>
        </w:tc>
      </w:tr>
      <w:tr w:rsidR="00475C5E" w14:paraId="2964C7DA" w14:textId="77777777" w:rsidTr="00420C9E">
        <w:trPr>
          <w:jc w:val="center"/>
          <w:trPrChange w:id="371" w:author="Li Jianfeng" w:date="2026-09-02T17:20:00Z" w16du:dateUtc="2026-09-02T09:20:00Z">
            <w:trPr>
              <w:jc w:val="center"/>
            </w:trPr>
          </w:trPrChange>
        </w:trPr>
        <w:tc>
          <w:tcPr>
            <w:tcW w:w="1637" w:type="dxa"/>
            <w:shd w:val="clear" w:color="auto" w:fill="FFFFFF"/>
            <w:tcMar>
              <w:top w:w="80" w:type="dxa"/>
              <w:left w:w="80" w:type="dxa"/>
              <w:bottom w:w="80" w:type="dxa"/>
              <w:right w:w="80" w:type="dxa"/>
            </w:tcMar>
            <w:vAlign w:val="center"/>
            <w:tcPrChange w:id="372" w:author="Li Jianfeng" w:date="2026-09-02T17:20:00Z" w16du:dateUtc="2026-09-02T09:20:00Z">
              <w:tcPr>
                <w:tcW w:w="1655" w:type="dxa"/>
                <w:shd w:val="clear" w:color="auto" w:fill="FFFFFF"/>
                <w:tcMar>
                  <w:top w:w="80" w:type="dxa"/>
                  <w:left w:w="80" w:type="dxa"/>
                  <w:bottom w:w="80" w:type="dxa"/>
                  <w:right w:w="80" w:type="dxa"/>
                </w:tcMar>
                <w:vAlign w:val="center"/>
              </w:tcPr>
            </w:tcPrChange>
          </w:tcPr>
          <w:p w14:paraId="75138F50" w14:textId="77777777" w:rsidR="00475C5E" w:rsidRPr="00420C9E" w:rsidRDefault="00000000" w:rsidP="00073B05">
            <w:pPr>
              <w:jc w:val="both"/>
              <w:pPrChange w:id="373" w:author="Li Jianfeng" w:date="2026-09-02T16:59:00Z" w16du:dateUtc="2026-09-02T08:59:00Z">
                <w:pPr/>
              </w:pPrChange>
            </w:pPr>
            <w:r w:rsidRPr="00420C9E">
              <w:rPr>
                <w:rPrChange w:id="374" w:author="Li Jianfeng" w:date="2026-09-02T17:20:00Z" w16du:dateUtc="2026-09-02T09:20:00Z">
                  <w:rPr>
                    <w:sz w:val="18"/>
                  </w:rPr>
                </w:rPrChange>
              </w:rPr>
              <w:t>Platform</w:t>
            </w:r>
          </w:p>
        </w:tc>
        <w:tc>
          <w:tcPr>
            <w:tcW w:w="4737" w:type="dxa"/>
            <w:shd w:val="clear" w:color="auto" w:fill="FFFFFF"/>
            <w:tcMar>
              <w:top w:w="80" w:type="dxa"/>
              <w:left w:w="80" w:type="dxa"/>
              <w:bottom w:w="80" w:type="dxa"/>
              <w:right w:w="80" w:type="dxa"/>
            </w:tcMar>
            <w:vAlign w:val="center"/>
            <w:tcPrChange w:id="375" w:author="Li Jianfeng" w:date="2026-09-02T17:20:00Z" w16du:dateUtc="2026-09-02T09:20:00Z">
              <w:tcPr>
                <w:tcW w:w="5112" w:type="dxa"/>
                <w:gridSpan w:val="2"/>
                <w:shd w:val="clear" w:color="auto" w:fill="FFFFFF"/>
                <w:tcMar>
                  <w:top w:w="80" w:type="dxa"/>
                  <w:left w:w="80" w:type="dxa"/>
                  <w:bottom w:w="80" w:type="dxa"/>
                  <w:right w:w="80" w:type="dxa"/>
                </w:tcMar>
                <w:vAlign w:val="center"/>
              </w:tcPr>
            </w:tcPrChange>
          </w:tcPr>
          <w:p w14:paraId="0A6DF690" w14:textId="77777777" w:rsidR="00475C5E" w:rsidRPr="00420C9E" w:rsidRDefault="00000000" w:rsidP="00073B05">
            <w:pPr>
              <w:jc w:val="both"/>
              <w:pPrChange w:id="376" w:author="Li Jianfeng" w:date="2026-09-02T16:59:00Z" w16du:dateUtc="2026-09-02T08:59:00Z">
                <w:pPr/>
              </w:pPrChange>
            </w:pPr>
            <w:r w:rsidRPr="00420C9E">
              <w:rPr>
                <w:rPrChange w:id="377" w:author="Li Jianfeng" w:date="2026-09-02T17:20:00Z" w16du:dateUtc="2026-09-02T09:20:00Z">
                  <w:rPr>
                    <w:sz w:val="18"/>
                  </w:rPr>
                </w:rPrChange>
              </w:rPr>
              <w:t>10 manufacturers x 3,000 modules x S$120 + 5 integration projects x S$20k</w:t>
            </w:r>
          </w:p>
        </w:tc>
        <w:tc>
          <w:tcPr>
            <w:tcW w:w="1893" w:type="dxa"/>
            <w:shd w:val="clear" w:color="auto" w:fill="FFFFFF"/>
            <w:tcMar>
              <w:top w:w="80" w:type="dxa"/>
              <w:left w:w="80" w:type="dxa"/>
              <w:bottom w:w="80" w:type="dxa"/>
              <w:right w:w="80" w:type="dxa"/>
            </w:tcMar>
            <w:vAlign w:val="center"/>
            <w:tcPrChange w:id="378" w:author="Li Jianfeng" w:date="2026-09-02T17:20:00Z" w16du:dateUtc="2026-09-02T09:20:00Z">
              <w:tcPr>
                <w:tcW w:w="1655" w:type="dxa"/>
                <w:shd w:val="clear" w:color="auto" w:fill="FFFFFF"/>
                <w:tcMar>
                  <w:top w:w="80" w:type="dxa"/>
                  <w:left w:w="80" w:type="dxa"/>
                  <w:bottom w:w="80" w:type="dxa"/>
                  <w:right w:w="80" w:type="dxa"/>
                </w:tcMar>
                <w:vAlign w:val="center"/>
              </w:tcPr>
            </w:tcPrChange>
          </w:tcPr>
          <w:p w14:paraId="3798A796" w14:textId="77777777" w:rsidR="00475C5E" w:rsidRPr="00420C9E" w:rsidRDefault="00000000" w:rsidP="00073B05">
            <w:pPr>
              <w:jc w:val="both"/>
              <w:pPrChange w:id="379" w:author="Li Jianfeng" w:date="2026-09-02T16:59:00Z" w16du:dateUtc="2026-09-02T08:59:00Z">
                <w:pPr/>
              </w:pPrChange>
            </w:pPr>
            <w:r w:rsidRPr="00420C9E">
              <w:rPr>
                <w:rPrChange w:id="380" w:author="Li Jianfeng" w:date="2026-09-02T17:20:00Z" w16du:dateUtc="2026-09-02T09:20:00Z">
                  <w:rPr>
                    <w:sz w:val="18"/>
                  </w:rPr>
                </w:rPrChange>
              </w:rPr>
              <w:t>S$3.60M + S$100k</w:t>
            </w:r>
          </w:p>
        </w:tc>
        <w:tc>
          <w:tcPr>
            <w:tcW w:w="1355" w:type="dxa"/>
            <w:shd w:val="clear" w:color="auto" w:fill="FFFFFF"/>
            <w:tcMar>
              <w:top w:w="80" w:type="dxa"/>
              <w:left w:w="80" w:type="dxa"/>
              <w:bottom w:w="80" w:type="dxa"/>
              <w:right w:w="80" w:type="dxa"/>
            </w:tcMar>
            <w:vAlign w:val="center"/>
            <w:tcPrChange w:id="381" w:author="Li Jianfeng" w:date="2026-09-02T17:20:00Z" w16du:dateUtc="2026-09-02T09:20:00Z">
              <w:tcPr>
                <w:tcW w:w="1368" w:type="dxa"/>
                <w:shd w:val="clear" w:color="auto" w:fill="FFFFFF"/>
                <w:tcMar>
                  <w:top w:w="80" w:type="dxa"/>
                  <w:left w:w="80" w:type="dxa"/>
                  <w:bottom w:w="80" w:type="dxa"/>
                  <w:right w:w="80" w:type="dxa"/>
                </w:tcMar>
                <w:vAlign w:val="center"/>
              </w:tcPr>
            </w:tcPrChange>
          </w:tcPr>
          <w:p w14:paraId="766204F3" w14:textId="77777777" w:rsidR="00475C5E" w:rsidRPr="00420C9E" w:rsidRDefault="00000000" w:rsidP="00073B05">
            <w:pPr>
              <w:jc w:val="both"/>
              <w:pPrChange w:id="382" w:author="Li Jianfeng" w:date="2026-09-02T16:59:00Z" w16du:dateUtc="2026-09-02T08:59:00Z">
                <w:pPr/>
              </w:pPrChange>
            </w:pPr>
            <w:r w:rsidRPr="00420C9E">
              <w:rPr>
                <w:rPrChange w:id="383" w:author="Li Jianfeng" w:date="2026-09-02T17:20:00Z" w16du:dateUtc="2026-09-02T09:20:00Z">
                  <w:rPr>
                    <w:sz w:val="18"/>
                  </w:rPr>
                </w:rPrChange>
              </w:rPr>
              <w:t>S$3.70M</w:t>
            </w:r>
          </w:p>
        </w:tc>
      </w:tr>
    </w:tbl>
    <w:p w14:paraId="1A53CD7D" w14:textId="77777777" w:rsidR="001A4093" w:rsidRDefault="001A4093" w:rsidP="00073B05">
      <w:pPr>
        <w:spacing w:after="120" w:line="259" w:lineRule="auto"/>
        <w:jc w:val="both"/>
        <w:rPr>
          <w:b/>
          <w:sz w:val="22"/>
        </w:rPr>
      </w:pPr>
    </w:p>
    <w:p w14:paraId="53B82A80" w14:textId="2C094B7F" w:rsidR="00475C5E" w:rsidRPr="001158B8" w:rsidRDefault="00000000" w:rsidP="00073B05">
      <w:pPr>
        <w:spacing w:after="120" w:line="259" w:lineRule="auto"/>
        <w:jc w:val="both"/>
        <w:rPr>
          <w:rFonts w:eastAsiaTheme="minorEastAsia"/>
        </w:rPr>
      </w:pPr>
      <w:r>
        <w:rPr>
          <w:b/>
          <w:sz w:val="22"/>
        </w:rPr>
        <w:t>Validation priorities.</w:t>
      </w:r>
      <w:r>
        <w:rPr>
          <w:sz w:val="22"/>
        </w:rPr>
        <w:t xml:space="preserve"> The market-validation work converts this funnel into evidence: one event/anomaly class, one equipment-manufacturer product path, one field user, measurable reduction in false records, near-complete capture of selected critical events, and clear willingness to pay for the chosen hardware/software/licensing package. If this first wedge is proven, the same capture function can be re-used across adjacent monitoring products rather than rebuilt for each application from scratch.</w:t>
      </w:r>
    </w:p>
    <w:p w14:paraId="5B434684" w14:textId="77777777" w:rsidR="00F6574F" w:rsidDel="00F333E1" w:rsidRDefault="00000000" w:rsidP="00B33246">
      <w:pPr>
        <w:jc w:val="center"/>
        <w:rPr>
          <w:del w:id="384" w:author="Li Jianfeng" w:date="2026-09-02T16:53:00Z" w16du:dateUtc="2026-09-02T08:53:00Z"/>
          <w:rFonts w:eastAsiaTheme="minorEastAsia"/>
        </w:rPr>
        <w:pPrChange w:id="385" w:author="Li Jianfeng" w:date="2026-09-02T17:02:00Z" w16du:dateUtc="2026-09-02T09:02:00Z">
          <w:pPr>
            <w:jc w:val="center"/>
          </w:pPr>
        </w:pPrChange>
      </w:pPr>
      <w:r>
        <w:rPr>
          <w:noProof/>
          <w:sz w:val="22"/>
        </w:rPr>
        <w:drawing>
          <wp:inline distT="0" distB="0" distL="0" distR="0" wp14:anchorId="77E8DCC3" wp14:editId="03617B0B">
            <wp:extent cx="3508310" cy="231849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_scenarios_v2.png"/>
                    <pic:cNvPicPr/>
                  </pic:nvPicPr>
                  <pic:blipFill rotWithShape="1">
                    <a:blip r:embed="rId10"/>
                    <a:srcRect l="2119" t="3404" r="6880" b="5350"/>
                    <a:stretch>
                      <a:fillRect/>
                    </a:stretch>
                  </pic:blipFill>
                  <pic:spPr bwMode="auto">
                    <a:xfrm>
                      <a:off x="0" y="0"/>
                      <a:ext cx="3517924" cy="2324848"/>
                    </a:xfrm>
                    <a:prstGeom prst="rect">
                      <a:avLst/>
                    </a:prstGeom>
                    <a:ln>
                      <a:noFill/>
                    </a:ln>
                    <a:extLst>
                      <a:ext uri="{53640926-AAD7-44D8-BBD7-CCE9431645EC}">
                        <a14:shadowObscured xmlns:a14="http://schemas.microsoft.com/office/drawing/2010/main"/>
                      </a:ext>
                    </a:extLst>
                  </pic:spPr>
                </pic:pic>
              </a:graphicData>
            </a:graphic>
          </wp:inline>
        </w:drawing>
      </w:r>
    </w:p>
    <w:p w14:paraId="74ABB75D" w14:textId="77777777" w:rsidR="00F333E1" w:rsidRDefault="00F333E1" w:rsidP="00B33246">
      <w:pPr>
        <w:spacing w:after="120" w:line="252" w:lineRule="auto"/>
        <w:jc w:val="center"/>
        <w:rPr>
          <w:ins w:id="386" w:author="Li Jianfeng" w:date="2026-09-02T16:57:00Z" w16du:dateUtc="2026-09-02T08:57:00Z"/>
          <w:rFonts w:eastAsiaTheme="minorEastAsia" w:hint="eastAsia"/>
        </w:rPr>
      </w:pPr>
    </w:p>
    <w:p w14:paraId="3EF523E0" w14:textId="4CDBE63C" w:rsidR="00E4627E" w:rsidRPr="00F333E1" w:rsidRDefault="00F333E1" w:rsidP="00B33246">
      <w:pPr>
        <w:jc w:val="center"/>
        <w:rPr>
          <w:rFonts w:eastAsiaTheme="minorEastAsia" w:hint="eastAsia"/>
          <w:i/>
          <w:iCs/>
          <w:rPrChange w:id="387" w:author="Li Jianfeng" w:date="2026-09-02T16:57:00Z" w16du:dateUtc="2026-09-02T08:57:00Z">
            <w:rPr>
              <w:b/>
              <w:bCs/>
              <w:lang w:val="en-GB"/>
            </w:rPr>
          </w:rPrChange>
        </w:rPr>
        <w:pPrChange w:id="388" w:author="Li Jianfeng" w:date="2026-09-02T17:02:00Z" w16du:dateUtc="2026-09-02T09:02:00Z">
          <w:pPr>
            <w:jc w:val="both"/>
          </w:pPr>
        </w:pPrChange>
      </w:pPr>
      <w:ins w:id="389" w:author="Li Jianfeng" w:date="2026-09-02T16:57:00Z" w16du:dateUtc="2026-09-02T08:57:00Z">
        <w:r w:rsidRPr="007B5691">
          <w:rPr>
            <w:rFonts w:eastAsiaTheme="minorEastAsia" w:hint="eastAsia"/>
            <w:i/>
            <w:iCs/>
          </w:rPr>
          <w:t xml:space="preserve">Figure. </w:t>
        </w:r>
        <w:r w:rsidR="00C44E26" w:rsidRPr="007B5691">
          <w:rPr>
            <w:rFonts w:eastAsiaTheme="minorEastAsia"/>
            <w:i/>
            <w:iCs/>
          </w:rPr>
          <w:t>X</w:t>
        </w:r>
      </w:ins>
      <w:ins w:id="390" w:author="Li Jianfeng" w:date="2026-09-02T17:21:00Z" w16du:dateUtc="2026-09-02T09:21:00Z">
        <w:r w:rsidR="00C44E26">
          <w:rPr>
            <w:rFonts w:eastAsiaTheme="minorEastAsia" w:hint="eastAsia"/>
            <w:i/>
            <w:iCs/>
          </w:rPr>
          <w:t xml:space="preserve"> </w:t>
        </w:r>
        <w:r w:rsidR="00C44E26">
          <w:rPr>
            <w:rFonts w:eastAsiaTheme="minorEastAsia" w:hint="eastAsia"/>
            <w:i/>
            <w:iCs/>
          </w:rPr>
          <w:t>年收入</w:t>
        </w:r>
      </w:ins>
    </w:p>
    <w:p w14:paraId="5D6E0DC2" w14:textId="77777777" w:rsidR="00E4627E" w:rsidRPr="004B30EA" w:rsidRDefault="00E4627E" w:rsidP="00073B05">
      <w:pPr>
        <w:jc w:val="both"/>
        <w:rPr>
          <w:b/>
          <w:bCs/>
          <w:lang w:val="en-GB"/>
        </w:rPr>
      </w:pPr>
      <w:r w:rsidRPr="004B30EA">
        <w:rPr>
          <w:b/>
          <w:bCs/>
          <w:sz w:val="22"/>
          <w:lang w:val="en-GB"/>
        </w:rPr>
        <w:t>2.3</w:t>
      </w:r>
      <w:r w:rsidRPr="004B30EA">
        <w:rPr>
          <w:b/>
          <w:bCs/>
          <w:sz w:val="22"/>
          <w:lang w:val="en-GB"/>
        </w:rPr>
        <w:tab/>
        <w:t>Proposed Approach</w:t>
      </w:r>
    </w:p>
    <w:p w14:paraId="6212ACF5" w14:textId="77777777" w:rsidR="00E4627E" w:rsidRPr="004B30EA" w:rsidRDefault="00E4627E" w:rsidP="00073B05">
      <w:pPr>
        <w:jc w:val="both"/>
        <w:rPr>
          <w:b/>
          <w:bCs/>
          <w:lang w:val="en-GB"/>
        </w:rPr>
      </w:pPr>
    </w:p>
    <w:p w14:paraId="018218E9" w14:textId="77777777" w:rsidR="00237560" w:rsidRPr="00331753" w:rsidDel="00934329" w:rsidRDefault="00E4627E" w:rsidP="00073B05">
      <w:pPr>
        <w:spacing w:after="200"/>
        <w:jc w:val="both"/>
        <w:rPr>
          <w:del w:id="391" w:author="Li Jianfeng" w:date="2026-09-02T17:14:00Z" w16du:dateUtc="2026-09-02T09:14:00Z"/>
          <w:i/>
          <w:iCs/>
          <w:lang w:val="en-GB"/>
        </w:rPr>
      </w:pPr>
      <w:r w:rsidRPr="004B30EA">
        <w:rPr>
          <w:i/>
          <w:iCs/>
          <w:sz w:val="22"/>
          <w:lang w:val="en-GB"/>
        </w:rPr>
        <w:t xml:space="preserve">Please describe how the proposed approach meets an unmet commercial or societal need. </w:t>
      </w:r>
    </w:p>
    <w:p w14:paraId="77025751" w14:textId="77777777" w:rsidR="00F6574F" w:rsidRPr="00934329" w:rsidDel="001D0B3E" w:rsidRDefault="00F6574F" w:rsidP="00934329">
      <w:pPr>
        <w:spacing w:after="200"/>
        <w:jc w:val="both"/>
        <w:rPr>
          <w:del w:id="392" w:author="Li Jianfeng" w:date="2026-09-02T17:39:00Z" w16du:dateUtc="2026-09-02T09:39:00Z"/>
          <w:rFonts w:eastAsiaTheme="minorEastAsia" w:hint="eastAsia"/>
          <w:rPrChange w:id="393" w:author="Li Jianfeng" w:date="2026-09-02T17:14:00Z" w16du:dateUtc="2026-09-02T09:14:00Z">
            <w:rPr>
              <w:del w:id="394" w:author="Li Jianfeng" w:date="2026-09-02T17:39:00Z" w16du:dateUtc="2026-09-02T09:39:00Z"/>
            </w:rPr>
          </w:rPrChange>
        </w:rPr>
        <w:pPrChange w:id="395" w:author="Li Jianfeng" w:date="2026-09-02T17:14:00Z" w16du:dateUtc="2026-09-02T09:14:00Z">
          <w:pPr>
            <w:spacing w:after="60" w:line="252" w:lineRule="auto"/>
            <w:jc w:val="both"/>
          </w:pPr>
        </w:pPrChange>
      </w:pPr>
    </w:p>
    <w:p w14:paraId="2FDCB2DE" w14:textId="60018012" w:rsidR="00C71ADF" w:rsidRPr="00C71ADF" w:rsidDel="00934329" w:rsidRDefault="00000000" w:rsidP="001D0B3E">
      <w:pPr>
        <w:spacing w:after="120" w:line="259" w:lineRule="auto"/>
        <w:jc w:val="both"/>
        <w:rPr>
          <w:del w:id="396" w:author="Li Jianfeng" w:date="2026-09-02T17:14:00Z" w16du:dateUtc="2026-09-02T09:14:00Z"/>
          <w:sz w:val="22"/>
        </w:rPr>
        <w:pPrChange w:id="397" w:author="Li Jianfeng" w:date="2026-09-02T17:39:00Z" w16du:dateUtc="2026-09-02T09:39:00Z">
          <w:pPr>
            <w:spacing w:after="120" w:line="259" w:lineRule="auto"/>
            <w:jc w:val="both"/>
          </w:pPr>
        </w:pPrChange>
      </w:pPr>
      <w:del w:id="398" w:author="Li Jianfeng" w:date="2026-09-02T17:39:00Z" w16du:dateUtc="2026-09-02T09:39:00Z">
        <w:r w:rsidDel="001D0B3E">
          <w:rPr>
            <w:b/>
            <w:sz w:val="22"/>
          </w:rPr>
          <w:delText>Commercial need addressed.</w:delText>
        </w:r>
        <w:r w:rsidDel="001D0B3E">
          <w:rPr>
            <w:sz w:val="22"/>
          </w:rPr>
          <w:delText xml:space="preserve"> The proposed approach addresses both commercial and societal needs: more complete capture of sudden events/anomalies for safety, maintenance, incident review, and accountability, while reducing the waste created by false triggers in resource-constrained monitoring systems. Customers are not buying an algorithm; they are buying the ability to use limited battery, storage, bandwidth, and engineering attention on critical event records rather than routine background data or irrelevant disturbances.</w:delText>
        </w:r>
      </w:del>
    </w:p>
    <w:p w14:paraId="40C6B801" w14:textId="349B0A95" w:rsidR="00F6574F" w:rsidRPr="00934329" w:rsidDel="001D0B3E" w:rsidRDefault="00F6574F" w:rsidP="001D0B3E">
      <w:pPr>
        <w:spacing w:after="120" w:line="259" w:lineRule="auto"/>
        <w:jc w:val="both"/>
        <w:rPr>
          <w:del w:id="399" w:author="Li Jianfeng" w:date="2026-09-02T17:39:00Z" w16du:dateUtc="2026-09-02T09:39:00Z"/>
          <w:rFonts w:eastAsiaTheme="minorEastAsia" w:hint="eastAsia"/>
          <w:rPrChange w:id="400" w:author="Li Jianfeng" w:date="2026-09-02T17:14:00Z" w16du:dateUtc="2026-09-02T09:14:00Z">
            <w:rPr>
              <w:del w:id="401" w:author="Li Jianfeng" w:date="2026-09-02T17:39:00Z" w16du:dateUtc="2026-09-02T09:39:00Z"/>
            </w:rPr>
          </w:rPrChange>
        </w:rPr>
        <w:pPrChange w:id="402" w:author="Li Jianfeng" w:date="2026-09-02T17:39:00Z" w16du:dateUtc="2026-09-02T09:39:00Z">
          <w:pPr>
            <w:spacing w:after="60" w:line="252" w:lineRule="auto"/>
            <w:jc w:val="both"/>
          </w:pPr>
        </w:pPrChange>
      </w:pPr>
    </w:p>
    <w:p w14:paraId="228DD189" w14:textId="2A704009" w:rsidR="00C71ADF" w:rsidRPr="00C71ADF" w:rsidDel="00934329" w:rsidRDefault="00000000" w:rsidP="001D0B3E">
      <w:pPr>
        <w:spacing w:after="120" w:line="259" w:lineRule="auto"/>
        <w:jc w:val="both"/>
        <w:rPr>
          <w:del w:id="403" w:author="Li Jianfeng" w:date="2026-09-02T17:14:00Z" w16du:dateUtc="2026-09-02T09:14:00Z"/>
          <w:sz w:val="22"/>
        </w:rPr>
        <w:pPrChange w:id="404" w:author="Li Jianfeng" w:date="2026-09-02T17:39:00Z" w16du:dateUtc="2026-09-02T09:39:00Z">
          <w:pPr>
            <w:spacing w:after="120" w:line="259" w:lineRule="auto"/>
            <w:jc w:val="both"/>
          </w:pPr>
        </w:pPrChange>
      </w:pPr>
      <w:del w:id="405" w:author="Li Jianfeng" w:date="2026-09-02T17:39:00Z" w16du:dateUtc="2026-09-02T09:39:00Z">
        <w:r w:rsidDel="001D0B3E">
          <w:rPr>
            <w:b/>
            <w:sz w:val="22"/>
          </w:rPr>
          <w:delText>Proposed approach and scope.</w:delText>
        </w:r>
        <w:r w:rsidDel="001D0B3E">
          <w:rPr>
            <w:sz w:val="22"/>
          </w:rPr>
          <w:delText xml:space="preserve"> The project will develop a smart adaptive event and anomaly capture offering, with a compact acquisition module as the core product and firmware/software as the enabling layer. A low-resource sensing mode watches for field changes. When a meaningful event or anomaly is indicated, the system wakes detailed recording and stores useful records around the incident. The triggering conditions are adjusted to the field environment with a clear operating priority: capture as many critical events as possible, keep missed critical events close to zero, and progressively suppress false triggers and unnecessary recordings. The Gap Fund scope is a pre-commercial prototype, benchmark data, integration documentation, and pilot validation, not a full monitoring-service business.</w:delText>
        </w:r>
      </w:del>
    </w:p>
    <w:p w14:paraId="35AC4013" w14:textId="2F556121" w:rsidR="00F6574F" w:rsidRPr="00934329" w:rsidDel="001D0B3E" w:rsidRDefault="00F6574F" w:rsidP="001D0B3E">
      <w:pPr>
        <w:spacing w:after="120" w:line="259" w:lineRule="auto"/>
        <w:jc w:val="both"/>
        <w:rPr>
          <w:del w:id="406" w:author="Li Jianfeng" w:date="2026-09-02T17:39:00Z" w16du:dateUtc="2026-09-02T09:39:00Z"/>
          <w:rFonts w:eastAsiaTheme="minorEastAsia" w:hint="eastAsia"/>
          <w:rPrChange w:id="407" w:author="Li Jianfeng" w:date="2026-09-02T17:14:00Z" w16du:dateUtc="2026-09-02T09:14:00Z">
            <w:rPr>
              <w:del w:id="408" w:author="Li Jianfeng" w:date="2026-09-02T17:39:00Z" w16du:dateUtc="2026-09-02T09:39:00Z"/>
            </w:rPr>
          </w:rPrChange>
        </w:rPr>
        <w:pPrChange w:id="409" w:author="Li Jianfeng" w:date="2026-09-02T17:39:00Z" w16du:dateUtc="2026-09-02T09:39:00Z">
          <w:pPr>
            <w:spacing w:after="60" w:line="252" w:lineRule="auto"/>
            <w:jc w:val="both"/>
          </w:pPr>
        </w:pPrChange>
      </w:pPr>
    </w:p>
    <w:p w14:paraId="40DE6874" w14:textId="0A59E7AB" w:rsidR="001D0B3E" w:rsidRDefault="00000000" w:rsidP="00073B05">
      <w:pPr>
        <w:spacing w:after="120" w:line="259" w:lineRule="auto"/>
        <w:jc w:val="both"/>
        <w:rPr>
          <w:ins w:id="410" w:author="Li Jianfeng" w:date="2026-09-02T17:39:00Z" w16du:dateUtc="2026-09-02T09:39:00Z"/>
          <w:rFonts w:eastAsiaTheme="minorEastAsia" w:hint="eastAsia"/>
          <w:sz w:val="22"/>
        </w:rPr>
      </w:pPr>
      <w:del w:id="411" w:author="Li Jianfeng" w:date="2026-09-02T17:39:00Z" w16du:dateUtc="2026-09-02T09:39:00Z">
        <w:r w:rsidDel="001D0B3E">
          <w:rPr>
            <w:b/>
            <w:sz w:val="22"/>
          </w:rPr>
          <w:delText>Commercial deployment fit.</w:delText>
        </w:r>
        <w:r w:rsidDel="001D0B3E">
          <w:rPr>
            <w:sz w:val="22"/>
          </w:rPr>
          <w:delText xml:space="preserve"> The approach sits between raw components and complete monitoring systems, but it is not limited to one product form. Compared with chips or development kits, it reduces the equipment manufacturer's burden of designing, tuning, and validating the event-capture workflow from scratch. Compared with closed complete nodes, it gives equipment manufacturers an integration path that can be embedded into their own products. Depending on customer needs, the commercial package may include: (1) core capture modules; (2) firmware and configuration software; (3) software-only licensing for compatible customer hardware; (4) technology licensing, including any patent rights arising from the project; (5) paid interface/driver adaptation; and (6) complete sensor nodes or pilot devices for field validation.</w:delText>
        </w:r>
      </w:del>
    </w:p>
    <w:p w14:paraId="4F111741" w14:textId="5049EE4E" w:rsidR="001D0B3E" w:rsidRPr="001D0B3E" w:rsidRDefault="001D0B3E" w:rsidP="001D0B3E">
      <w:pPr>
        <w:jc w:val="both"/>
        <w:rPr>
          <w:rFonts w:hint="eastAsia"/>
          <w:sz w:val="22"/>
          <w:szCs w:val="22"/>
          <w:rPrChange w:id="412" w:author="Li Jianfeng" w:date="2026-09-02T17:39:00Z" w16du:dateUtc="2026-09-02T09:39:00Z">
            <w:rPr/>
          </w:rPrChange>
        </w:rPr>
        <w:pPrChange w:id="413" w:author="Li Jianfeng" w:date="2026-09-02T17:39:00Z" w16du:dateUtc="2026-09-02T09:39:00Z">
          <w:pPr>
            <w:spacing w:after="120" w:line="259" w:lineRule="auto"/>
            <w:jc w:val="both"/>
          </w:pPr>
        </w:pPrChange>
      </w:pPr>
      <w:ins w:id="414" w:author="Li Jianfeng" w:date="2026-09-02T17:39:00Z" w16du:dateUtc="2026-09-02T09:39:00Z">
        <w:r w:rsidRPr="001D0B3E">
          <w:rPr>
            <w:sz w:val="22"/>
            <w:szCs w:val="22"/>
            <w:rPrChange w:id="415" w:author="Li Jianfeng" w:date="2026-09-02T17:39:00Z" w16du:dateUtc="2026-09-02T09:39:00Z">
              <w:rPr/>
            </w:rPrChange>
          </w:rPr>
          <w:t>The proposed product is an adaptive event/anomaly capture module for integration into existing wireless monitoring nodes. A low-power sentinel channel continuously evaluates the incoming signal. When the defined event condition is met, the system activates high-fidelity acquisition, preserves pre-trigger and post-trigger data, aligns the record and returns to the low-resource state. The adaptive layer updates trigger conditions within bounded limits so that changing background vibration does not require repeated manual threshold tuning.</w:t>
        </w:r>
        <w:r>
          <w:rPr>
            <w:rFonts w:eastAsiaTheme="minorEastAsia" w:hint="eastAsia"/>
            <w:sz w:val="22"/>
            <w:szCs w:val="22"/>
          </w:rPr>
          <w:t xml:space="preserve"> </w:t>
        </w:r>
        <w:r w:rsidRPr="001D0B3E">
          <w:rPr>
            <w:sz w:val="22"/>
            <w:szCs w:val="22"/>
            <w:rPrChange w:id="416" w:author="Li Jianfeng" w:date="2026-09-02T17:39:00Z" w16du:dateUtc="2026-09-02T09:39:00Z">
              <w:rPr/>
            </w:rPrChange>
          </w:rPr>
          <w:t xml:space="preserve">The Gap Fund scope is deliberately </w:t>
        </w:r>
        <w:proofErr w:type="spellStart"/>
        <w:r w:rsidRPr="001D0B3E">
          <w:rPr>
            <w:sz w:val="22"/>
            <w:szCs w:val="22"/>
            <w:rPrChange w:id="417" w:author="Li Jianfeng" w:date="2026-09-02T17:39:00Z" w16du:dateUtc="2026-09-02T09:39:00Z">
              <w:rPr/>
            </w:rPrChange>
          </w:rPr>
          <w:t>productisation</w:t>
        </w:r>
        <w:proofErr w:type="spellEnd"/>
        <w:r w:rsidRPr="001D0B3E">
          <w:rPr>
            <w:sz w:val="22"/>
            <w:szCs w:val="22"/>
            <w:rPrChange w:id="418" w:author="Li Jianfeng" w:date="2026-09-02T17:39:00Z" w16du:dateUtc="2026-09-02T09:39:00Z">
              <w:rPr/>
            </w:rPrChange>
          </w:rPr>
          <w:t>-focused: (</w:t>
        </w:r>
        <w:proofErr w:type="spellStart"/>
        <w:r w:rsidRPr="001D0B3E">
          <w:rPr>
            <w:sz w:val="22"/>
            <w:szCs w:val="22"/>
            <w:rPrChange w:id="419" w:author="Li Jianfeng" w:date="2026-09-02T17:39:00Z" w16du:dateUtc="2026-09-02T09:39:00Z">
              <w:rPr/>
            </w:rPrChange>
          </w:rPr>
          <w:t>i</w:t>
        </w:r>
        <w:proofErr w:type="spellEnd"/>
        <w:r w:rsidRPr="001D0B3E">
          <w:rPr>
            <w:sz w:val="22"/>
            <w:szCs w:val="22"/>
            <w:rPrChange w:id="420" w:author="Li Jianfeng" w:date="2026-09-02T17:39:00Z" w16du:dateUtc="2026-09-02T09:39:00Z">
              <w:rPr/>
            </w:rPrChange>
          </w:rPr>
          <w:t>) freeze an OEM-relevant module and firmware architecture; (ii) quantify capture completeness, missed events, false triggers, wake-up latency, power, storage and communications demand against two baselines; (iii) validate two event classes on common hardware; (iv) document APIs, drivers, bill of materials, test procedures and integration constraints; and (v) complete one equipment-side and one field-side assessment.</w:t>
        </w:r>
        <w:r>
          <w:rPr>
            <w:rFonts w:eastAsiaTheme="minorEastAsia" w:hint="eastAsia"/>
            <w:sz w:val="22"/>
            <w:szCs w:val="22"/>
          </w:rPr>
          <w:t xml:space="preserve"> </w:t>
        </w:r>
        <w:r w:rsidRPr="001D0B3E">
          <w:rPr>
            <w:sz w:val="22"/>
            <w:szCs w:val="22"/>
            <w:rPrChange w:id="421" w:author="Li Jianfeng" w:date="2026-09-02T17:39:00Z" w16du:dateUtc="2026-09-02T09:39:00Z">
              <w:rPr/>
            </w:rPrChange>
          </w:rPr>
          <w:t xml:space="preserve">The preferred commercial package is an OEM module with firmware/configuration software and a paid interface-adaptation service. A software-only </w:t>
        </w:r>
        <w:proofErr w:type="spellStart"/>
        <w:r w:rsidRPr="001D0B3E">
          <w:rPr>
            <w:sz w:val="22"/>
            <w:szCs w:val="22"/>
            <w:rPrChange w:id="422" w:author="Li Jianfeng" w:date="2026-09-02T17:39:00Z" w16du:dateUtc="2026-09-02T09:39:00Z">
              <w:rPr/>
            </w:rPrChange>
          </w:rPr>
          <w:t>licence</w:t>
        </w:r>
        <w:proofErr w:type="spellEnd"/>
        <w:r w:rsidRPr="001D0B3E">
          <w:rPr>
            <w:sz w:val="22"/>
            <w:szCs w:val="22"/>
            <w:rPrChange w:id="423" w:author="Li Jianfeng" w:date="2026-09-02T17:39:00Z" w16du:dateUtc="2026-09-02T09:39:00Z">
              <w:rPr/>
            </w:rPrChange>
          </w:rPr>
          <w:t xml:space="preserve"> is offered only where the customer’s hardware can meet timing and buffering requirements. Technology licensing or a complete pilot node is a secondary route for partners that require evaluation before committing to product integration.</w:t>
        </w:r>
      </w:ins>
    </w:p>
    <w:p w14:paraId="512F3292" w14:textId="77777777" w:rsidR="00E4627E" w:rsidRPr="004B30EA" w:rsidRDefault="00E4627E" w:rsidP="00073B05">
      <w:pPr>
        <w:jc w:val="both"/>
        <w:rPr>
          <w:b/>
          <w:bCs/>
          <w:lang w:val="en-GB"/>
        </w:rPr>
      </w:pPr>
    </w:p>
    <w:p w14:paraId="1AB3DD50" w14:textId="77777777" w:rsidR="00E4627E" w:rsidRPr="004B30EA" w:rsidRDefault="00E4627E" w:rsidP="00073B05">
      <w:pPr>
        <w:jc w:val="both"/>
        <w:rPr>
          <w:b/>
          <w:bCs/>
          <w:lang w:val="en-GB"/>
        </w:rPr>
      </w:pPr>
      <w:r w:rsidRPr="004B30EA">
        <w:rPr>
          <w:b/>
          <w:bCs/>
          <w:sz w:val="22"/>
          <w:lang w:val="en-GB"/>
        </w:rPr>
        <w:t>2.4</w:t>
      </w:r>
      <w:r w:rsidRPr="004B30EA">
        <w:rPr>
          <w:b/>
          <w:bCs/>
          <w:sz w:val="22"/>
          <w:lang w:val="en-GB"/>
        </w:rPr>
        <w:tab/>
        <w:t>Benefits and Costs</w:t>
      </w:r>
    </w:p>
    <w:p w14:paraId="013E0A7A" w14:textId="77777777" w:rsidR="00E4627E" w:rsidRPr="004B30EA" w:rsidRDefault="00E4627E" w:rsidP="00073B05">
      <w:pPr>
        <w:jc w:val="both"/>
        <w:rPr>
          <w:b/>
          <w:bCs/>
          <w:lang w:val="en-GB"/>
        </w:rPr>
      </w:pPr>
    </w:p>
    <w:p w14:paraId="44249794" w14:textId="77777777" w:rsidR="00237560" w:rsidRDefault="00E4627E" w:rsidP="00073B05">
      <w:pPr>
        <w:spacing w:after="200"/>
        <w:jc w:val="both"/>
        <w:rPr>
          <w:ins w:id="424" w:author="Li Jianfeng" w:date="2026-09-02T17:40:00Z" w16du:dateUtc="2026-09-02T09:40:00Z"/>
          <w:rFonts w:eastAsiaTheme="minorEastAsia"/>
          <w:i/>
          <w:iCs/>
          <w:sz w:val="22"/>
          <w:lang w:val="en-GB"/>
        </w:rPr>
      </w:pPr>
      <w:r w:rsidRPr="004B30EA">
        <w:rPr>
          <w:i/>
          <w:iCs/>
          <w:sz w:val="22"/>
          <w:lang w:val="en-GB"/>
        </w:rPr>
        <w:t>Please describe how the proposed technolo</w:t>
      </w:r>
      <w:r w:rsidR="00C82AF2">
        <w:rPr>
          <w:i/>
          <w:iCs/>
          <w:sz w:val="22"/>
          <w:lang w:val="en-GB"/>
        </w:rPr>
        <w:t>gy impacts industry needs and the value creation in</w:t>
      </w:r>
      <w:r w:rsidRPr="004B30EA">
        <w:rPr>
          <w:i/>
          <w:iCs/>
          <w:sz w:val="22"/>
          <w:lang w:val="en-GB"/>
        </w:rPr>
        <w:t xml:space="preserve"> Singapore. It must include the value-add to customers that adopt the technology such as the manufacturability and scalability, production costs and consideration </w:t>
      </w:r>
      <w:r w:rsidR="00C82AF2">
        <w:rPr>
          <w:i/>
          <w:iCs/>
          <w:sz w:val="22"/>
          <w:lang w:val="en-GB"/>
        </w:rPr>
        <w:t xml:space="preserve">for </w:t>
      </w:r>
      <w:r w:rsidRPr="004B30EA">
        <w:rPr>
          <w:i/>
          <w:iCs/>
          <w:sz w:val="22"/>
          <w:lang w:val="en-GB"/>
        </w:rPr>
        <w:t xml:space="preserve">the cost of adoption (e.g. change in production line, compatibility and ease of incorporation with existing </w:t>
      </w:r>
      <w:r w:rsidR="00C82AF2">
        <w:rPr>
          <w:i/>
          <w:iCs/>
          <w:sz w:val="22"/>
          <w:lang w:val="en-GB"/>
        </w:rPr>
        <w:t>processes</w:t>
      </w:r>
      <w:r w:rsidRPr="004B30EA">
        <w:rPr>
          <w:i/>
          <w:iCs/>
          <w:sz w:val="22"/>
          <w:lang w:val="en-GB"/>
        </w:rPr>
        <w:t xml:space="preserve">). </w:t>
      </w:r>
    </w:p>
    <w:p w14:paraId="0C26FA99" w14:textId="09080A58" w:rsidR="00595907" w:rsidDel="00595907" w:rsidRDefault="00595907" w:rsidP="00073B05">
      <w:pPr>
        <w:spacing w:after="120" w:line="259" w:lineRule="auto"/>
        <w:jc w:val="both"/>
        <w:rPr>
          <w:del w:id="425" w:author="Li Jianfeng" w:date="2026-09-02T17:40:00Z" w16du:dateUtc="2026-09-02T09:40:00Z"/>
          <w:rFonts w:eastAsiaTheme="minorEastAsia" w:hint="eastAsia"/>
          <w:sz w:val="22"/>
          <w:szCs w:val="22"/>
        </w:rPr>
      </w:pPr>
      <w:ins w:id="426" w:author="Li Jianfeng" w:date="2026-09-02T17:40:00Z" w16du:dateUtc="2026-09-02T09:40:00Z">
        <w:r w:rsidRPr="00595907">
          <w:rPr>
            <w:sz w:val="22"/>
            <w:szCs w:val="22"/>
            <w:rPrChange w:id="427" w:author="Li Jianfeng" w:date="2026-09-02T17:40:00Z" w16du:dateUtc="2026-09-02T09:40:00Z">
              <w:rPr/>
            </w:rPrChange>
          </w:rPr>
          <w:t>Singapore provides a concentrated validation environment in which the same capture problem occurs across construction sites, rail-adjacent works, bridges and selected industrial assets. BCA projects 2026 construction demand of S$47–53 billion [6]. Applying the original draft’s 0.02–0.08% monitoring-spend assumption gives S$9.4–42.4 million; applying a 3–8% event-capture share gives an indicative S$0.28–3.39 million annual add-on pool. Singapore’s 2025 manufacturing output was S$479.1 billion [7]. Using the draft’s 0.003–0.010% monitoring-node assumption and a 2–6% capture add-on gives S$0.29–2.87 million. Combined, the indicative local add-on pool is S$0.6–6.3 million. These percentages are working hypotheses and will be tested through customer budgets and quotations; they are not official market statistics.</w:t>
        </w:r>
        <w:r>
          <w:rPr>
            <w:rFonts w:eastAsiaTheme="minorEastAsia" w:hint="eastAsia"/>
            <w:sz w:val="22"/>
            <w:szCs w:val="22"/>
          </w:rPr>
          <w:t xml:space="preserve"> </w:t>
        </w:r>
      </w:ins>
      <w:ins w:id="428" w:author="Li Jianfeng" w:date="2026-09-02T17:41:00Z" w16du:dateUtc="2026-09-02T09:41:00Z">
        <w:r w:rsidR="00EF1516" w:rsidRPr="00EF1516">
          <w:rPr>
            <w:rFonts w:eastAsiaTheme="minorEastAsia"/>
            <w:sz w:val="22"/>
            <w:szCs w:val="22"/>
          </w:rPr>
          <w:t>Customer value will be measured rather than asserted. Under the illustrative duty-cycle model retained from the draft, reducing false triggers from 100 to 50 lowers average power by approximately 30%, while reducing 500 to 250 lowers it by approximately 45%. Avoiding 200 hours of customer-side embedded development at S$80/hour represents S$16,000 of engineering-cost exposure. Pilot reporting will state the assumptions, measured duty cycle and confidence limits.</w:t>
        </w:r>
        <w:r w:rsidR="00EF1516">
          <w:rPr>
            <w:rFonts w:eastAsiaTheme="minorEastAsia" w:hint="eastAsia"/>
            <w:sz w:val="22"/>
            <w:szCs w:val="22"/>
          </w:rPr>
          <w:t xml:space="preserve"> </w:t>
        </w:r>
        <w:r w:rsidR="00EF1516" w:rsidRPr="00EF1516">
          <w:rPr>
            <w:rFonts w:eastAsiaTheme="minorEastAsia"/>
            <w:sz w:val="22"/>
            <w:szCs w:val="22"/>
          </w:rPr>
          <w:t>Adoption cost is controlled through a documented electrical/mechanical interface, configurable trigger parameters, bounded memory and processor requirements, reproducible tests and a clear incremental BOM. The commercial decision criterion is whether the customer’s avoided energy, communications, storage and engineering cost exceeds the module price and integration burden while maintaining the required event-capture performance.</w:t>
        </w:r>
      </w:ins>
    </w:p>
    <w:p w14:paraId="4F844FD5" w14:textId="77777777" w:rsidR="00595907" w:rsidRDefault="00595907" w:rsidP="00595907">
      <w:pPr>
        <w:jc w:val="both"/>
        <w:rPr>
          <w:ins w:id="429" w:author="Li Jianfeng" w:date="2026-09-02T17:40:00Z" w16du:dateUtc="2026-09-02T09:40:00Z"/>
          <w:rFonts w:eastAsiaTheme="minorEastAsia"/>
          <w:sz w:val="22"/>
          <w:szCs w:val="22"/>
        </w:rPr>
      </w:pPr>
    </w:p>
    <w:p w14:paraId="427BA7BD" w14:textId="77777777" w:rsidR="00595907" w:rsidRPr="00595907" w:rsidRDefault="00595907" w:rsidP="00595907">
      <w:pPr>
        <w:jc w:val="both"/>
        <w:rPr>
          <w:ins w:id="430" w:author="Li Jianfeng" w:date="2026-09-02T17:40:00Z" w16du:dateUtc="2026-09-02T09:40:00Z"/>
          <w:rFonts w:eastAsiaTheme="minorEastAsia" w:hint="eastAsia"/>
          <w:sz w:val="22"/>
          <w:szCs w:val="22"/>
          <w:rPrChange w:id="431" w:author="Li Jianfeng" w:date="2026-09-02T17:40:00Z" w16du:dateUtc="2026-09-02T09:40:00Z">
            <w:rPr>
              <w:ins w:id="432" w:author="Li Jianfeng" w:date="2026-09-02T17:40:00Z" w16du:dateUtc="2026-09-02T09:40:00Z"/>
              <w:i/>
              <w:iCs/>
              <w:lang w:val="en-GB"/>
            </w:rPr>
          </w:rPrChange>
        </w:rPr>
        <w:pPrChange w:id="433" w:author="Li Jianfeng" w:date="2026-09-02T17:40:00Z" w16du:dateUtc="2026-09-02T09:40:00Z">
          <w:pPr>
            <w:spacing w:after="200"/>
            <w:jc w:val="both"/>
          </w:pPr>
        </w:pPrChange>
      </w:pPr>
    </w:p>
    <w:p w14:paraId="4AD7D784" w14:textId="77777777" w:rsidR="00F6574F" w:rsidRDefault="00000000" w:rsidP="00073B05">
      <w:pPr>
        <w:spacing w:after="120" w:line="259" w:lineRule="auto"/>
        <w:jc w:val="both"/>
      </w:pPr>
      <w:r>
        <w:rPr>
          <w:b/>
          <w:sz w:val="22"/>
        </w:rPr>
        <w:t>Singapore-specific use cases.</w:t>
      </w:r>
      <w:r>
        <w:rPr>
          <w:sz w:val="22"/>
        </w:rPr>
        <w:t xml:space="preserve"> The value creation in Singapore is concrete because the city combines dense construction, ageing and high-utilisation infrastructure, port/logistics activity, advanced manufacturing, process plants, and hard-to-access industrial assets. Near-term validation can focus on: (1) construction vibration and incident review for HDB-linked housing, demolition, piling, tunnelling, and rail-adjacent works; (2) bridge, rail, and civil-asset response monitoring where an abnormal event record supports safety assessment and maintenance action; (3) port, warehouse, and high-value equipment transport where shock/impact records matter; and (4) industrial assets in factories, utilities, data centres, Tuas/Jurong Island process plants, and rotating equipment such as motors, pumps, compressors, and fans. Potential Singapore-linked outreach examples include Ackcio, SensingTech, Geomotion, Ryobi-G, Smart Sensing, Placid Asia, Stream Peak/ShockLog channels, industrial wireless-sensing suppliers, and plant maintenance teams. These are validation targets or example customer categories, not confirmed orders.</w:t>
      </w:r>
    </w:p>
    <w:p w14:paraId="5573C495" w14:textId="77777777" w:rsidR="00F6574F" w:rsidRDefault="00000000" w:rsidP="00073B05">
      <w:pPr>
        <w:spacing w:after="120" w:line="259" w:lineRule="auto"/>
        <w:jc w:val="both"/>
        <w:rPr>
          <w:ins w:id="434" w:author="Li Jianfeng" w:date="2026-09-02T16:57:00Z" w16du:dateUtc="2026-09-02T08:57:00Z"/>
          <w:rFonts w:eastAsiaTheme="minorEastAsia"/>
          <w:sz w:val="22"/>
        </w:rPr>
      </w:pPr>
      <w:r>
        <w:rPr>
          <w:b/>
          <w:sz w:val="22"/>
        </w:rPr>
        <w:t>Local market estimate.</w:t>
      </w:r>
      <w:r>
        <w:rPr>
          <w:sz w:val="22"/>
        </w:rPr>
        <w:t xml:space="preserve"> A conservative local opportunity can be estimated from two Singapore anchors. First, BCA forecasted Singapore construction demand of about S$47-53B in 2026. If only 0.02-0.08% of this demand is associated with vibration, geotechnical, structural, or incident-monitoring equipment/services, the local monitoring-related spend pool is about S$9.4-42.4M per year. If event/anomaly capture is an add-on worth 3-8% of that pool, the Singapore infrastructure-side annual add-on opportunity is about S$0.28-3.39M. Second, Singapore's 2025 manufacturing output was about S$479.1B. If only 0.003-0.010% is associated with wireless condition/event-monitoring nodes and related services, the industrial monitoring node pool is about S$14.4-47.9M per year; at a 2-6% event/anomaly capture attach value, the industrial-side annual add-on opportunity is about S$0.29-2.87M. This implies an indicative local annual add-on pool of about S$0.6-6.3M before wider Southeast Asia and China expansion.</w:t>
      </w:r>
    </w:p>
    <w:p w14:paraId="2B60C63A" w14:textId="2A4CD66B" w:rsidR="00F333E1" w:rsidRPr="00F333E1" w:rsidRDefault="00F333E1" w:rsidP="00B33246">
      <w:pPr>
        <w:jc w:val="center"/>
        <w:rPr>
          <w:rFonts w:eastAsiaTheme="minorEastAsia" w:hint="eastAsia"/>
          <w:i/>
          <w:iCs/>
          <w:rPrChange w:id="435" w:author="Li Jianfeng" w:date="2026-09-02T16:57:00Z" w16du:dateUtc="2026-09-02T08:57:00Z">
            <w:rPr/>
          </w:rPrChange>
        </w:rPr>
        <w:pPrChange w:id="436" w:author="Li Jianfeng" w:date="2026-09-02T17:02:00Z" w16du:dateUtc="2026-09-02T09:02:00Z">
          <w:pPr>
            <w:spacing w:after="120" w:line="259" w:lineRule="auto"/>
            <w:jc w:val="both"/>
          </w:pPr>
        </w:pPrChange>
      </w:pPr>
      <w:ins w:id="437" w:author="Li Jianfeng" w:date="2026-09-02T16:57:00Z" w16du:dateUtc="2026-09-02T08:57:00Z">
        <w:r>
          <w:rPr>
            <w:rFonts w:eastAsiaTheme="minorEastAsia" w:hint="eastAsia"/>
            <w:i/>
            <w:iCs/>
          </w:rPr>
          <w:t>Table</w:t>
        </w:r>
        <w:r w:rsidRPr="007B5691">
          <w:rPr>
            <w:rFonts w:eastAsiaTheme="minorEastAsia" w:hint="eastAsia"/>
            <w:i/>
            <w:iCs/>
          </w:rPr>
          <w:t xml:space="preserve">. </w:t>
        </w:r>
        <w:r w:rsidR="005B6A82" w:rsidRPr="007B5691">
          <w:rPr>
            <w:rFonts w:eastAsiaTheme="minorEastAsia"/>
            <w:i/>
            <w:iCs/>
          </w:rPr>
          <w:t>X</w:t>
        </w:r>
      </w:ins>
      <w:ins w:id="438" w:author="Li Jianfeng" w:date="2026-09-02T17:23:00Z" w16du:dateUtc="2026-09-02T09:23:00Z">
        <w:r w:rsidR="005B6A82">
          <w:rPr>
            <w:rFonts w:eastAsiaTheme="minorEastAsia" w:hint="eastAsia"/>
            <w:i/>
            <w:iCs/>
          </w:rPr>
          <w:t xml:space="preserve"> </w:t>
        </w:r>
      </w:ins>
      <w:ins w:id="439" w:author="Li Jianfeng" w:date="2026-09-02T17:23:00Z">
        <w:r w:rsidR="005B6A82" w:rsidRPr="005B6A82">
          <w:rPr>
            <w:rFonts w:eastAsiaTheme="minorEastAsia"/>
            <w:i/>
            <w:iCs/>
          </w:rPr>
          <w:t>新加坡本地市场</w:t>
        </w:r>
      </w:ins>
    </w:p>
    <w:tbl>
      <w:tblPr>
        <w:tblStyle w:val="a7"/>
        <w:tblW w:w="0" w:type="auto"/>
        <w:jc w:val="center"/>
        <w:tblLook w:val="04A0" w:firstRow="1" w:lastRow="0" w:firstColumn="1" w:lastColumn="0" w:noHBand="0" w:noVBand="1"/>
        <w:tblPrChange w:id="440" w:author="Li Jianfeng" w:date="2026-09-02T17:23:00Z" w16du:dateUtc="2026-09-02T09:23:00Z">
          <w:tblPr>
            <w:tblStyle w:val="a7"/>
            <w:tblW w:w="0" w:type="auto"/>
            <w:jc w:val="center"/>
            <w:tblLook w:val="04A0" w:firstRow="1" w:lastRow="0" w:firstColumn="1" w:lastColumn="0" w:noHBand="0" w:noVBand="1"/>
          </w:tblPr>
        </w:tblPrChange>
      </w:tblPr>
      <w:tblGrid>
        <w:gridCol w:w="1129"/>
        <w:gridCol w:w="3466"/>
        <w:gridCol w:w="2346"/>
        <w:gridCol w:w="2681"/>
        <w:tblGridChange w:id="441">
          <w:tblGrid>
            <w:gridCol w:w="1129"/>
            <w:gridCol w:w="523"/>
            <w:gridCol w:w="2943"/>
            <w:gridCol w:w="2084"/>
            <w:gridCol w:w="262"/>
            <w:gridCol w:w="2681"/>
          </w:tblGrid>
        </w:tblGridChange>
      </w:tblGrid>
      <w:tr w:rsidR="00DA7364" w14:paraId="3EABFF35" w14:textId="77777777" w:rsidTr="005B6A82">
        <w:trPr>
          <w:jc w:val="center"/>
          <w:trPrChange w:id="442" w:author="Li Jianfeng" w:date="2026-09-02T17:23:00Z" w16du:dateUtc="2026-09-02T09:23:00Z">
            <w:trPr>
              <w:jc w:val="center"/>
            </w:trPr>
          </w:trPrChange>
        </w:trPr>
        <w:tc>
          <w:tcPr>
            <w:tcW w:w="1129" w:type="dxa"/>
            <w:shd w:val="clear" w:color="auto" w:fill="EDEDED"/>
            <w:tcMar>
              <w:top w:w="70" w:type="dxa"/>
              <w:left w:w="70" w:type="dxa"/>
              <w:bottom w:w="70" w:type="dxa"/>
              <w:right w:w="70" w:type="dxa"/>
            </w:tcMar>
            <w:vAlign w:val="center"/>
            <w:tcPrChange w:id="443" w:author="Li Jianfeng" w:date="2026-09-02T17:23:00Z" w16du:dateUtc="2026-09-02T09:23:00Z">
              <w:tcPr>
                <w:tcW w:w="1655" w:type="dxa"/>
                <w:gridSpan w:val="2"/>
                <w:shd w:val="clear" w:color="auto" w:fill="EDEDED"/>
                <w:tcMar>
                  <w:top w:w="70" w:type="dxa"/>
                  <w:left w:w="70" w:type="dxa"/>
                  <w:bottom w:w="70" w:type="dxa"/>
                  <w:right w:w="70" w:type="dxa"/>
                </w:tcMar>
                <w:vAlign w:val="center"/>
              </w:tcPr>
            </w:tcPrChange>
          </w:tcPr>
          <w:p w14:paraId="55497BF8" w14:textId="77777777" w:rsidR="00DA7364" w:rsidRDefault="00000000" w:rsidP="005B6A82">
            <w:pPr>
              <w:jc w:val="center"/>
              <w:pPrChange w:id="444" w:author="Li Jianfeng" w:date="2026-09-02T17:23:00Z" w16du:dateUtc="2026-09-02T09:23:00Z">
                <w:pPr/>
              </w:pPrChange>
            </w:pPr>
            <w:r>
              <w:rPr>
                <w:b/>
                <w:sz w:val="16"/>
              </w:rPr>
              <w:t>Singapore segment</w:t>
            </w:r>
          </w:p>
        </w:tc>
        <w:tc>
          <w:tcPr>
            <w:tcW w:w="3466" w:type="dxa"/>
            <w:shd w:val="clear" w:color="auto" w:fill="EDEDED"/>
            <w:tcMar>
              <w:top w:w="70" w:type="dxa"/>
              <w:left w:w="70" w:type="dxa"/>
              <w:bottom w:w="70" w:type="dxa"/>
              <w:right w:w="70" w:type="dxa"/>
            </w:tcMar>
            <w:vAlign w:val="center"/>
            <w:tcPrChange w:id="445" w:author="Li Jianfeng" w:date="2026-09-02T17:23:00Z" w16du:dateUtc="2026-09-02T09:23:00Z">
              <w:tcPr>
                <w:tcW w:w="2951" w:type="dxa"/>
                <w:shd w:val="clear" w:color="auto" w:fill="EDEDED"/>
                <w:tcMar>
                  <w:top w:w="70" w:type="dxa"/>
                  <w:left w:w="70" w:type="dxa"/>
                  <w:bottom w:w="70" w:type="dxa"/>
                  <w:right w:w="70" w:type="dxa"/>
                </w:tcMar>
                <w:vAlign w:val="center"/>
              </w:tcPr>
            </w:tcPrChange>
          </w:tcPr>
          <w:p w14:paraId="7F25ABE3" w14:textId="77777777" w:rsidR="00DA7364" w:rsidRDefault="00000000" w:rsidP="005B6A82">
            <w:pPr>
              <w:jc w:val="center"/>
              <w:pPrChange w:id="446" w:author="Li Jianfeng" w:date="2026-09-02T17:23:00Z" w16du:dateUtc="2026-09-02T09:23:00Z">
                <w:pPr/>
              </w:pPrChange>
            </w:pPr>
            <w:r>
              <w:rPr>
                <w:b/>
                <w:sz w:val="16"/>
              </w:rPr>
              <w:t>Concrete scenarios / example targets</w:t>
            </w:r>
          </w:p>
        </w:tc>
        <w:tc>
          <w:tcPr>
            <w:tcW w:w="2346" w:type="dxa"/>
            <w:shd w:val="clear" w:color="auto" w:fill="EDEDED"/>
            <w:tcMar>
              <w:top w:w="70" w:type="dxa"/>
              <w:left w:w="70" w:type="dxa"/>
              <w:bottom w:w="70" w:type="dxa"/>
              <w:right w:w="70" w:type="dxa"/>
            </w:tcMar>
            <w:vAlign w:val="center"/>
            <w:tcPrChange w:id="447" w:author="Li Jianfeng" w:date="2026-09-02T17:23:00Z" w16du:dateUtc="2026-09-02T09:23:00Z">
              <w:tcPr>
                <w:tcW w:w="2088" w:type="dxa"/>
                <w:shd w:val="clear" w:color="auto" w:fill="EDEDED"/>
                <w:tcMar>
                  <w:top w:w="70" w:type="dxa"/>
                  <w:left w:w="70" w:type="dxa"/>
                  <w:bottom w:w="70" w:type="dxa"/>
                  <w:right w:w="70" w:type="dxa"/>
                </w:tcMar>
                <w:vAlign w:val="center"/>
              </w:tcPr>
            </w:tcPrChange>
          </w:tcPr>
          <w:p w14:paraId="634018A7" w14:textId="77777777" w:rsidR="00DA7364" w:rsidRDefault="00000000" w:rsidP="005B6A82">
            <w:pPr>
              <w:jc w:val="center"/>
              <w:pPrChange w:id="448" w:author="Li Jianfeng" w:date="2026-09-02T17:23:00Z" w16du:dateUtc="2026-09-02T09:23:00Z">
                <w:pPr/>
              </w:pPrChange>
            </w:pPr>
            <w:r>
              <w:rPr>
                <w:b/>
                <w:sz w:val="16"/>
              </w:rPr>
              <w:t>Sizing basis</w:t>
            </w:r>
          </w:p>
        </w:tc>
        <w:tc>
          <w:tcPr>
            <w:tcW w:w="2681" w:type="dxa"/>
            <w:shd w:val="clear" w:color="auto" w:fill="EDEDED"/>
            <w:tcMar>
              <w:top w:w="70" w:type="dxa"/>
              <w:left w:w="70" w:type="dxa"/>
              <w:bottom w:w="70" w:type="dxa"/>
              <w:right w:w="70" w:type="dxa"/>
            </w:tcMar>
            <w:vAlign w:val="center"/>
            <w:tcPrChange w:id="449" w:author="Li Jianfeng" w:date="2026-09-02T17:23:00Z" w16du:dateUtc="2026-09-02T09:23:00Z">
              <w:tcPr>
                <w:tcW w:w="2951" w:type="dxa"/>
                <w:gridSpan w:val="2"/>
                <w:shd w:val="clear" w:color="auto" w:fill="EDEDED"/>
                <w:tcMar>
                  <w:top w:w="70" w:type="dxa"/>
                  <w:left w:w="70" w:type="dxa"/>
                  <w:bottom w:w="70" w:type="dxa"/>
                  <w:right w:w="70" w:type="dxa"/>
                </w:tcMar>
                <w:vAlign w:val="center"/>
              </w:tcPr>
            </w:tcPrChange>
          </w:tcPr>
          <w:p w14:paraId="2CFE9BCE" w14:textId="77777777" w:rsidR="00DA7364" w:rsidRDefault="00000000" w:rsidP="005B6A82">
            <w:pPr>
              <w:jc w:val="center"/>
              <w:pPrChange w:id="450" w:author="Li Jianfeng" w:date="2026-09-02T17:23:00Z" w16du:dateUtc="2026-09-02T09:23:00Z">
                <w:pPr/>
              </w:pPrChange>
            </w:pPr>
            <w:r>
              <w:rPr>
                <w:b/>
                <w:sz w:val="16"/>
              </w:rPr>
              <w:t>Local opportunity logic</w:t>
            </w:r>
          </w:p>
        </w:tc>
      </w:tr>
      <w:tr w:rsidR="00DA7364" w14:paraId="67B773AE" w14:textId="77777777" w:rsidTr="005B6A82">
        <w:trPr>
          <w:jc w:val="center"/>
          <w:trPrChange w:id="451" w:author="Li Jianfeng" w:date="2026-09-02T17:23:00Z" w16du:dateUtc="2026-09-02T09:23:00Z">
            <w:trPr>
              <w:jc w:val="center"/>
            </w:trPr>
          </w:trPrChange>
        </w:trPr>
        <w:tc>
          <w:tcPr>
            <w:tcW w:w="1129" w:type="dxa"/>
            <w:shd w:val="clear" w:color="auto" w:fill="FFFFFF"/>
            <w:tcMar>
              <w:top w:w="70" w:type="dxa"/>
              <w:left w:w="70" w:type="dxa"/>
              <w:bottom w:w="70" w:type="dxa"/>
              <w:right w:w="70" w:type="dxa"/>
            </w:tcMar>
            <w:vAlign w:val="center"/>
            <w:tcPrChange w:id="452" w:author="Li Jianfeng" w:date="2026-09-02T17:23:00Z" w16du:dateUtc="2026-09-02T09:23:00Z">
              <w:tcPr>
                <w:tcW w:w="1655" w:type="dxa"/>
                <w:gridSpan w:val="2"/>
                <w:shd w:val="clear" w:color="auto" w:fill="FFFFFF"/>
                <w:tcMar>
                  <w:top w:w="70" w:type="dxa"/>
                  <w:left w:w="70" w:type="dxa"/>
                  <w:bottom w:w="70" w:type="dxa"/>
                  <w:right w:w="70" w:type="dxa"/>
                </w:tcMar>
                <w:vAlign w:val="center"/>
              </w:tcPr>
            </w:tcPrChange>
          </w:tcPr>
          <w:p w14:paraId="676A7822" w14:textId="77777777" w:rsidR="00DA7364" w:rsidRDefault="00000000" w:rsidP="00073B05">
            <w:pPr>
              <w:jc w:val="both"/>
              <w:pPrChange w:id="453" w:author="Li Jianfeng" w:date="2026-09-02T16:59:00Z" w16du:dateUtc="2026-09-02T08:59:00Z">
                <w:pPr/>
              </w:pPrChange>
            </w:pPr>
            <w:r>
              <w:rPr>
                <w:sz w:val="16"/>
              </w:rPr>
              <w:t>Construction and civil assets</w:t>
            </w:r>
          </w:p>
        </w:tc>
        <w:tc>
          <w:tcPr>
            <w:tcW w:w="3466" w:type="dxa"/>
            <w:shd w:val="clear" w:color="auto" w:fill="FFFFFF"/>
            <w:tcMar>
              <w:top w:w="70" w:type="dxa"/>
              <w:left w:w="70" w:type="dxa"/>
              <w:bottom w:w="70" w:type="dxa"/>
              <w:right w:w="70" w:type="dxa"/>
            </w:tcMar>
            <w:vAlign w:val="center"/>
            <w:tcPrChange w:id="454" w:author="Li Jianfeng" w:date="2026-09-02T17:23:00Z" w16du:dateUtc="2026-09-02T09:23:00Z">
              <w:tcPr>
                <w:tcW w:w="2951" w:type="dxa"/>
                <w:shd w:val="clear" w:color="auto" w:fill="FFFFFF"/>
                <w:tcMar>
                  <w:top w:w="70" w:type="dxa"/>
                  <w:left w:w="70" w:type="dxa"/>
                  <w:bottom w:w="70" w:type="dxa"/>
                  <w:right w:w="70" w:type="dxa"/>
                </w:tcMar>
                <w:vAlign w:val="center"/>
              </w:tcPr>
            </w:tcPrChange>
          </w:tcPr>
          <w:p w14:paraId="7A8F8F0F" w14:textId="77777777" w:rsidR="00DA7364" w:rsidRDefault="00000000" w:rsidP="00073B05">
            <w:pPr>
              <w:jc w:val="both"/>
              <w:pPrChange w:id="455" w:author="Li Jianfeng" w:date="2026-09-02T16:59:00Z" w16du:dateUtc="2026-09-02T08:59:00Z">
                <w:pPr/>
              </w:pPrChange>
            </w:pPr>
            <w:r>
              <w:rPr>
                <w:sz w:val="16"/>
              </w:rPr>
              <w:t>HDB-linked construction monitoring; rail-adjacent works; bridges; Geomotion, Ryobi-G, Smart Sensing, SensingTech, Ackcio</w:t>
            </w:r>
          </w:p>
        </w:tc>
        <w:tc>
          <w:tcPr>
            <w:tcW w:w="2346" w:type="dxa"/>
            <w:shd w:val="clear" w:color="auto" w:fill="FFFFFF"/>
            <w:tcMar>
              <w:top w:w="70" w:type="dxa"/>
              <w:left w:w="70" w:type="dxa"/>
              <w:bottom w:w="70" w:type="dxa"/>
              <w:right w:w="70" w:type="dxa"/>
            </w:tcMar>
            <w:vAlign w:val="center"/>
            <w:tcPrChange w:id="456" w:author="Li Jianfeng" w:date="2026-09-02T17:23:00Z" w16du:dateUtc="2026-09-02T09:23:00Z">
              <w:tcPr>
                <w:tcW w:w="2088" w:type="dxa"/>
                <w:shd w:val="clear" w:color="auto" w:fill="FFFFFF"/>
                <w:tcMar>
                  <w:top w:w="70" w:type="dxa"/>
                  <w:left w:w="70" w:type="dxa"/>
                  <w:bottom w:w="70" w:type="dxa"/>
                  <w:right w:w="70" w:type="dxa"/>
                </w:tcMar>
                <w:vAlign w:val="center"/>
              </w:tcPr>
            </w:tcPrChange>
          </w:tcPr>
          <w:p w14:paraId="70702310" w14:textId="77777777" w:rsidR="00DA7364" w:rsidRDefault="00000000" w:rsidP="00073B05">
            <w:pPr>
              <w:jc w:val="both"/>
              <w:pPrChange w:id="457" w:author="Li Jianfeng" w:date="2026-09-02T16:59:00Z" w16du:dateUtc="2026-09-02T08:59:00Z">
                <w:pPr/>
              </w:pPrChange>
            </w:pPr>
            <w:r>
              <w:rPr>
                <w:sz w:val="16"/>
              </w:rPr>
              <w:t>BCA 2026 construction demand: S$47-53B</w:t>
            </w:r>
          </w:p>
        </w:tc>
        <w:tc>
          <w:tcPr>
            <w:tcW w:w="2681" w:type="dxa"/>
            <w:shd w:val="clear" w:color="auto" w:fill="FFFFFF"/>
            <w:tcMar>
              <w:top w:w="70" w:type="dxa"/>
              <w:left w:w="70" w:type="dxa"/>
              <w:bottom w:w="70" w:type="dxa"/>
              <w:right w:w="70" w:type="dxa"/>
            </w:tcMar>
            <w:vAlign w:val="center"/>
            <w:tcPrChange w:id="458" w:author="Li Jianfeng" w:date="2026-09-02T17:23:00Z" w16du:dateUtc="2026-09-02T09:23:00Z">
              <w:tcPr>
                <w:tcW w:w="2951" w:type="dxa"/>
                <w:gridSpan w:val="2"/>
                <w:shd w:val="clear" w:color="auto" w:fill="FFFFFF"/>
                <w:tcMar>
                  <w:top w:w="70" w:type="dxa"/>
                  <w:left w:w="70" w:type="dxa"/>
                  <w:bottom w:w="70" w:type="dxa"/>
                  <w:right w:w="70" w:type="dxa"/>
                </w:tcMar>
                <w:vAlign w:val="center"/>
              </w:tcPr>
            </w:tcPrChange>
          </w:tcPr>
          <w:p w14:paraId="18FE1D51" w14:textId="77777777" w:rsidR="00DA7364" w:rsidRDefault="00000000" w:rsidP="00073B05">
            <w:pPr>
              <w:jc w:val="both"/>
              <w:pPrChange w:id="459" w:author="Li Jianfeng" w:date="2026-09-02T16:59:00Z" w16du:dateUtc="2026-09-02T08:59:00Z">
                <w:pPr/>
              </w:pPrChange>
            </w:pPr>
            <w:r>
              <w:rPr>
                <w:sz w:val="16"/>
              </w:rPr>
              <w:t>0.02-0.08% monitoring-related spend = S$9.4-42.4M; 3-8% event/anomaly add-on = S$0.28-3.39M/year</w:t>
            </w:r>
          </w:p>
        </w:tc>
      </w:tr>
      <w:tr w:rsidR="00DA7364" w14:paraId="0C04612A" w14:textId="77777777" w:rsidTr="005B6A82">
        <w:trPr>
          <w:jc w:val="center"/>
          <w:trPrChange w:id="460" w:author="Li Jianfeng" w:date="2026-09-02T17:23:00Z" w16du:dateUtc="2026-09-02T09:23:00Z">
            <w:trPr>
              <w:jc w:val="center"/>
            </w:trPr>
          </w:trPrChange>
        </w:trPr>
        <w:tc>
          <w:tcPr>
            <w:tcW w:w="1129" w:type="dxa"/>
            <w:shd w:val="clear" w:color="auto" w:fill="FFFFFF"/>
            <w:tcMar>
              <w:top w:w="70" w:type="dxa"/>
              <w:left w:w="70" w:type="dxa"/>
              <w:bottom w:w="70" w:type="dxa"/>
              <w:right w:w="70" w:type="dxa"/>
            </w:tcMar>
            <w:vAlign w:val="center"/>
            <w:tcPrChange w:id="461" w:author="Li Jianfeng" w:date="2026-09-02T17:23:00Z" w16du:dateUtc="2026-09-02T09:23:00Z">
              <w:tcPr>
                <w:tcW w:w="1655" w:type="dxa"/>
                <w:gridSpan w:val="2"/>
                <w:shd w:val="clear" w:color="auto" w:fill="FFFFFF"/>
                <w:tcMar>
                  <w:top w:w="70" w:type="dxa"/>
                  <w:left w:w="70" w:type="dxa"/>
                  <w:bottom w:w="70" w:type="dxa"/>
                  <w:right w:w="70" w:type="dxa"/>
                </w:tcMar>
                <w:vAlign w:val="center"/>
              </w:tcPr>
            </w:tcPrChange>
          </w:tcPr>
          <w:p w14:paraId="03DDD074" w14:textId="77777777" w:rsidR="00DA7364" w:rsidRDefault="00000000" w:rsidP="00073B05">
            <w:pPr>
              <w:jc w:val="both"/>
              <w:pPrChange w:id="462" w:author="Li Jianfeng" w:date="2026-09-02T16:59:00Z" w16du:dateUtc="2026-09-02T08:59:00Z">
                <w:pPr/>
              </w:pPrChange>
            </w:pPr>
            <w:r>
              <w:rPr>
                <w:sz w:val="16"/>
              </w:rPr>
              <w:t>Industrial monitoring</w:t>
            </w:r>
          </w:p>
        </w:tc>
        <w:tc>
          <w:tcPr>
            <w:tcW w:w="3466" w:type="dxa"/>
            <w:shd w:val="clear" w:color="auto" w:fill="FFFFFF"/>
            <w:tcMar>
              <w:top w:w="70" w:type="dxa"/>
              <w:left w:w="70" w:type="dxa"/>
              <w:bottom w:w="70" w:type="dxa"/>
              <w:right w:w="70" w:type="dxa"/>
            </w:tcMar>
            <w:vAlign w:val="center"/>
            <w:tcPrChange w:id="463" w:author="Li Jianfeng" w:date="2026-09-02T17:23:00Z" w16du:dateUtc="2026-09-02T09:23:00Z">
              <w:tcPr>
                <w:tcW w:w="2951" w:type="dxa"/>
                <w:shd w:val="clear" w:color="auto" w:fill="FFFFFF"/>
                <w:tcMar>
                  <w:top w:w="70" w:type="dxa"/>
                  <w:left w:w="70" w:type="dxa"/>
                  <w:bottom w:w="70" w:type="dxa"/>
                  <w:right w:w="70" w:type="dxa"/>
                </w:tcMar>
                <w:vAlign w:val="center"/>
              </w:tcPr>
            </w:tcPrChange>
          </w:tcPr>
          <w:p w14:paraId="6F929761" w14:textId="77777777" w:rsidR="00DA7364" w:rsidRDefault="00000000" w:rsidP="00073B05">
            <w:pPr>
              <w:jc w:val="both"/>
              <w:pPrChange w:id="464" w:author="Li Jianfeng" w:date="2026-09-02T16:59:00Z" w16du:dateUtc="2026-09-02T08:59:00Z">
                <w:pPr/>
              </w:pPrChange>
            </w:pPr>
            <w:r>
              <w:rPr>
                <w:sz w:val="16"/>
              </w:rPr>
              <w:t>Factories, utilities, data centres, Tuas/Jurong Island process plants; motors, pumps, compressors, fans; industrial sensing suppliers</w:t>
            </w:r>
          </w:p>
        </w:tc>
        <w:tc>
          <w:tcPr>
            <w:tcW w:w="2346" w:type="dxa"/>
            <w:shd w:val="clear" w:color="auto" w:fill="FFFFFF"/>
            <w:tcMar>
              <w:top w:w="70" w:type="dxa"/>
              <w:left w:w="70" w:type="dxa"/>
              <w:bottom w:w="70" w:type="dxa"/>
              <w:right w:w="70" w:type="dxa"/>
            </w:tcMar>
            <w:vAlign w:val="center"/>
            <w:tcPrChange w:id="465" w:author="Li Jianfeng" w:date="2026-09-02T17:23:00Z" w16du:dateUtc="2026-09-02T09:23:00Z">
              <w:tcPr>
                <w:tcW w:w="2088" w:type="dxa"/>
                <w:shd w:val="clear" w:color="auto" w:fill="FFFFFF"/>
                <w:tcMar>
                  <w:top w:w="70" w:type="dxa"/>
                  <w:left w:w="70" w:type="dxa"/>
                  <w:bottom w:w="70" w:type="dxa"/>
                  <w:right w:w="70" w:type="dxa"/>
                </w:tcMar>
                <w:vAlign w:val="center"/>
              </w:tcPr>
            </w:tcPrChange>
          </w:tcPr>
          <w:p w14:paraId="65C648A4" w14:textId="77777777" w:rsidR="00DA7364" w:rsidRDefault="00000000" w:rsidP="00073B05">
            <w:pPr>
              <w:jc w:val="both"/>
              <w:pPrChange w:id="466" w:author="Li Jianfeng" w:date="2026-09-02T16:59:00Z" w16du:dateUtc="2026-09-02T08:59:00Z">
                <w:pPr/>
              </w:pPrChange>
            </w:pPr>
            <w:r>
              <w:rPr>
                <w:sz w:val="16"/>
              </w:rPr>
              <w:t>Singapore 2025 manufacturing output: S$479.1B</w:t>
            </w:r>
          </w:p>
        </w:tc>
        <w:tc>
          <w:tcPr>
            <w:tcW w:w="2681" w:type="dxa"/>
            <w:shd w:val="clear" w:color="auto" w:fill="FFFFFF"/>
            <w:tcMar>
              <w:top w:w="70" w:type="dxa"/>
              <w:left w:w="70" w:type="dxa"/>
              <w:bottom w:w="70" w:type="dxa"/>
              <w:right w:w="70" w:type="dxa"/>
            </w:tcMar>
            <w:vAlign w:val="center"/>
            <w:tcPrChange w:id="467" w:author="Li Jianfeng" w:date="2026-09-02T17:23:00Z" w16du:dateUtc="2026-09-02T09:23:00Z">
              <w:tcPr>
                <w:tcW w:w="2951" w:type="dxa"/>
                <w:gridSpan w:val="2"/>
                <w:shd w:val="clear" w:color="auto" w:fill="FFFFFF"/>
                <w:tcMar>
                  <w:top w:w="70" w:type="dxa"/>
                  <w:left w:w="70" w:type="dxa"/>
                  <w:bottom w:w="70" w:type="dxa"/>
                  <w:right w:w="70" w:type="dxa"/>
                </w:tcMar>
                <w:vAlign w:val="center"/>
              </w:tcPr>
            </w:tcPrChange>
          </w:tcPr>
          <w:p w14:paraId="02DDA4B5" w14:textId="77777777" w:rsidR="00DA7364" w:rsidRDefault="00000000" w:rsidP="00073B05">
            <w:pPr>
              <w:jc w:val="both"/>
              <w:pPrChange w:id="468" w:author="Li Jianfeng" w:date="2026-09-02T16:59:00Z" w16du:dateUtc="2026-09-02T08:59:00Z">
                <w:pPr/>
              </w:pPrChange>
            </w:pPr>
            <w:r>
              <w:rPr>
                <w:sz w:val="16"/>
              </w:rPr>
              <w:t>0.003-0.010% wireless condition/event-monitoring node pool = S$14.4-47.9M; 2-6% add-on = S$0.29-2.87M/year</w:t>
            </w:r>
          </w:p>
        </w:tc>
      </w:tr>
      <w:tr w:rsidR="00DA7364" w14:paraId="27E2909A" w14:textId="77777777" w:rsidTr="005B6A82">
        <w:trPr>
          <w:jc w:val="center"/>
          <w:trPrChange w:id="469" w:author="Li Jianfeng" w:date="2026-09-02T17:23:00Z" w16du:dateUtc="2026-09-02T09:23:00Z">
            <w:trPr>
              <w:jc w:val="center"/>
            </w:trPr>
          </w:trPrChange>
        </w:trPr>
        <w:tc>
          <w:tcPr>
            <w:tcW w:w="1129" w:type="dxa"/>
            <w:shd w:val="clear" w:color="auto" w:fill="FFFFFF"/>
            <w:tcMar>
              <w:top w:w="70" w:type="dxa"/>
              <w:left w:w="70" w:type="dxa"/>
              <w:bottom w:w="70" w:type="dxa"/>
              <w:right w:w="70" w:type="dxa"/>
            </w:tcMar>
            <w:vAlign w:val="center"/>
            <w:tcPrChange w:id="470" w:author="Li Jianfeng" w:date="2026-09-02T17:23:00Z" w16du:dateUtc="2026-09-02T09:23:00Z">
              <w:tcPr>
                <w:tcW w:w="1655" w:type="dxa"/>
                <w:gridSpan w:val="2"/>
                <w:shd w:val="clear" w:color="auto" w:fill="FFFFFF"/>
                <w:tcMar>
                  <w:top w:w="70" w:type="dxa"/>
                  <w:left w:w="70" w:type="dxa"/>
                  <w:bottom w:w="70" w:type="dxa"/>
                  <w:right w:w="70" w:type="dxa"/>
                </w:tcMar>
                <w:vAlign w:val="center"/>
              </w:tcPr>
            </w:tcPrChange>
          </w:tcPr>
          <w:p w14:paraId="1F103E96" w14:textId="77777777" w:rsidR="00DA7364" w:rsidRDefault="00000000" w:rsidP="00073B05">
            <w:pPr>
              <w:jc w:val="both"/>
              <w:pPrChange w:id="471" w:author="Li Jianfeng" w:date="2026-09-02T16:59:00Z" w16du:dateUtc="2026-09-02T08:59:00Z">
                <w:pPr/>
              </w:pPrChange>
            </w:pPr>
            <w:r>
              <w:rPr>
                <w:sz w:val="16"/>
              </w:rPr>
              <w:lastRenderedPageBreak/>
              <w:t>Transport and logistics</w:t>
            </w:r>
          </w:p>
        </w:tc>
        <w:tc>
          <w:tcPr>
            <w:tcW w:w="3466" w:type="dxa"/>
            <w:shd w:val="clear" w:color="auto" w:fill="FFFFFF"/>
            <w:tcMar>
              <w:top w:w="70" w:type="dxa"/>
              <w:left w:w="70" w:type="dxa"/>
              <w:bottom w:w="70" w:type="dxa"/>
              <w:right w:w="70" w:type="dxa"/>
            </w:tcMar>
            <w:vAlign w:val="center"/>
            <w:tcPrChange w:id="472" w:author="Li Jianfeng" w:date="2026-09-02T17:23:00Z" w16du:dateUtc="2026-09-02T09:23:00Z">
              <w:tcPr>
                <w:tcW w:w="2951" w:type="dxa"/>
                <w:shd w:val="clear" w:color="auto" w:fill="FFFFFF"/>
                <w:tcMar>
                  <w:top w:w="70" w:type="dxa"/>
                  <w:left w:w="70" w:type="dxa"/>
                  <w:bottom w:w="70" w:type="dxa"/>
                  <w:right w:w="70" w:type="dxa"/>
                </w:tcMar>
                <w:vAlign w:val="center"/>
              </w:tcPr>
            </w:tcPrChange>
          </w:tcPr>
          <w:p w14:paraId="4D3DBF0C" w14:textId="77777777" w:rsidR="00DA7364" w:rsidRDefault="00000000" w:rsidP="00073B05">
            <w:pPr>
              <w:jc w:val="both"/>
              <w:pPrChange w:id="473" w:author="Li Jianfeng" w:date="2026-09-02T16:59:00Z" w16du:dateUtc="2026-09-02T08:59:00Z">
                <w:pPr/>
              </w:pPrChange>
            </w:pPr>
            <w:r>
              <w:rPr>
                <w:sz w:val="16"/>
              </w:rPr>
              <w:t>Port, warehouse, high-value equipment movement; Stream Peak/ShockLog channels</w:t>
            </w:r>
          </w:p>
        </w:tc>
        <w:tc>
          <w:tcPr>
            <w:tcW w:w="2346" w:type="dxa"/>
            <w:shd w:val="clear" w:color="auto" w:fill="FFFFFF"/>
            <w:tcMar>
              <w:top w:w="70" w:type="dxa"/>
              <w:left w:w="70" w:type="dxa"/>
              <w:bottom w:w="70" w:type="dxa"/>
              <w:right w:w="70" w:type="dxa"/>
            </w:tcMar>
            <w:vAlign w:val="center"/>
            <w:tcPrChange w:id="474" w:author="Li Jianfeng" w:date="2026-09-02T17:23:00Z" w16du:dateUtc="2026-09-02T09:23:00Z">
              <w:tcPr>
                <w:tcW w:w="2088" w:type="dxa"/>
                <w:shd w:val="clear" w:color="auto" w:fill="FFFFFF"/>
                <w:tcMar>
                  <w:top w:w="70" w:type="dxa"/>
                  <w:left w:w="70" w:type="dxa"/>
                  <w:bottom w:w="70" w:type="dxa"/>
                  <w:right w:w="70" w:type="dxa"/>
                </w:tcMar>
                <w:vAlign w:val="center"/>
              </w:tcPr>
            </w:tcPrChange>
          </w:tcPr>
          <w:p w14:paraId="54D713A6" w14:textId="77777777" w:rsidR="00DA7364" w:rsidRDefault="00000000" w:rsidP="00073B05">
            <w:pPr>
              <w:jc w:val="both"/>
              <w:pPrChange w:id="475" w:author="Li Jianfeng" w:date="2026-09-02T16:59:00Z" w16du:dateUtc="2026-09-02T08:59:00Z">
                <w:pPr/>
              </w:pPrChange>
            </w:pPr>
            <w:r>
              <w:rPr>
                <w:sz w:val="16"/>
              </w:rPr>
              <w:t>Validation by use case rather than macro spend</w:t>
            </w:r>
          </w:p>
        </w:tc>
        <w:tc>
          <w:tcPr>
            <w:tcW w:w="2681" w:type="dxa"/>
            <w:shd w:val="clear" w:color="auto" w:fill="FFFFFF"/>
            <w:tcMar>
              <w:top w:w="70" w:type="dxa"/>
              <w:left w:w="70" w:type="dxa"/>
              <w:bottom w:w="70" w:type="dxa"/>
              <w:right w:w="70" w:type="dxa"/>
            </w:tcMar>
            <w:vAlign w:val="center"/>
            <w:tcPrChange w:id="476" w:author="Li Jianfeng" w:date="2026-09-02T17:23:00Z" w16du:dateUtc="2026-09-02T09:23:00Z">
              <w:tcPr>
                <w:tcW w:w="2951" w:type="dxa"/>
                <w:gridSpan w:val="2"/>
                <w:shd w:val="clear" w:color="auto" w:fill="FFFFFF"/>
                <w:tcMar>
                  <w:top w:w="70" w:type="dxa"/>
                  <w:left w:w="70" w:type="dxa"/>
                  <w:bottom w:w="70" w:type="dxa"/>
                  <w:right w:w="70" w:type="dxa"/>
                </w:tcMar>
                <w:vAlign w:val="center"/>
              </w:tcPr>
            </w:tcPrChange>
          </w:tcPr>
          <w:p w14:paraId="5A19B932" w14:textId="77777777" w:rsidR="00DA7364" w:rsidRDefault="00000000" w:rsidP="00073B05">
            <w:pPr>
              <w:jc w:val="both"/>
              <w:pPrChange w:id="477" w:author="Li Jianfeng" w:date="2026-09-02T16:59:00Z" w16du:dateUtc="2026-09-02T08:59:00Z">
                <w:pPr/>
              </w:pPrChange>
            </w:pPr>
            <w:r>
              <w:rPr>
                <w:sz w:val="16"/>
              </w:rPr>
              <w:t>Pilot-node or module trials can prove impact/shock capture value before regional expansion</w:t>
            </w:r>
          </w:p>
        </w:tc>
      </w:tr>
    </w:tbl>
    <w:p w14:paraId="39D22AD4" w14:textId="77777777" w:rsidR="001F2365" w:rsidRDefault="001F2365" w:rsidP="00073B05">
      <w:pPr>
        <w:spacing w:after="120" w:line="259" w:lineRule="auto"/>
        <w:jc w:val="both"/>
        <w:rPr>
          <w:b/>
          <w:sz w:val="22"/>
        </w:rPr>
      </w:pPr>
    </w:p>
    <w:p w14:paraId="4EC1DA69" w14:textId="77777777" w:rsidR="00F6574F" w:rsidRDefault="00000000" w:rsidP="00073B05">
      <w:pPr>
        <w:spacing w:after="120" w:line="259" w:lineRule="auto"/>
        <w:jc w:val="both"/>
      </w:pPr>
      <w:r>
        <w:rPr>
          <w:b/>
          <w:sz w:val="22"/>
        </w:rPr>
        <w:t>Customer value and cost logic.</w:t>
      </w:r>
      <w:r>
        <w:rPr>
          <w:sz w:val="22"/>
        </w:rPr>
        <w:t xml:space="preserve"> For the local customer, the benefit is not an abstract algorithm improvement. It is the ability to allocate scarce node resources to critical events: broader event/anomaly capture, fewer false records, less wireless traffic, less storage use, fewer unnecessary site visits, and less manual data review. Under one illustrative power model, reducing daily false or unnecessary triggers from 100 to 50 can reduce average power by about 30%, and reducing 500 to 250 can reduce it by about 45%; when trigger frequency is already very low, the saving may be smaller because adaptive computation overhead still exists. For equipment manufacturers, avoiding even 200 hours of internal adaptation at S$80/hour represents an illustrative S$16k development-cost exposure, although integration, testing, and certification remain.</w:t>
      </w:r>
    </w:p>
    <w:p w14:paraId="7DE4CE59" w14:textId="77777777" w:rsidR="00DA7364" w:rsidRDefault="00000000" w:rsidP="00B33246">
      <w:pPr>
        <w:jc w:val="center"/>
        <w:rPr>
          <w:ins w:id="478" w:author="Li Jianfeng" w:date="2026-09-02T16:57:00Z" w16du:dateUtc="2026-09-02T08:57:00Z"/>
          <w:rFonts w:eastAsiaTheme="minorEastAsia"/>
        </w:rPr>
      </w:pPr>
      <w:r>
        <w:rPr>
          <w:noProof/>
          <w:sz w:val="22"/>
        </w:rPr>
        <w:drawing>
          <wp:inline distT="0" distB="0" distL="0" distR="0" wp14:anchorId="6A3EE732" wp14:editId="29C8F99C">
            <wp:extent cx="5486400" cy="2678816"/>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1"/>
                    <a:srcRect l="2900" t="4135" r="5469" b="4727"/>
                    <a:stretch>
                      <a:fillRect/>
                    </a:stretch>
                  </pic:blipFill>
                  <pic:spPr bwMode="auto">
                    <a:xfrm>
                      <a:off x="0" y="0"/>
                      <a:ext cx="5488120" cy="2679656"/>
                    </a:xfrm>
                    <a:prstGeom prst="rect">
                      <a:avLst/>
                    </a:prstGeom>
                    <a:ln>
                      <a:noFill/>
                    </a:ln>
                    <a:extLst>
                      <a:ext uri="{53640926-AAD7-44D8-BBD7-CCE9431645EC}">
                        <a14:shadowObscured xmlns:a14="http://schemas.microsoft.com/office/drawing/2010/main"/>
                      </a:ext>
                    </a:extLst>
                  </pic:spPr>
                </pic:pic>
              </a:graphicData>
            </a:graphic>
          </wp:inline>
        </w:drawing>
      </w:r>
    </w:p>
    <w:p w14:paraId="4AF0B1E4" w14:textId="6D0B4A83" w:rsidR="00F333E1" w:rsidRPr="00F333E1" w:rsidRDefault="00F333E1" w:rsidP="00B33246">
      <w:pPr>
        <w:jc w:val="center"/>
        <w:rPr>
          <w:rFonts w:eastAsiaTheme="minorEastAsia" w:hint="eastAsia"/>
          <w:i/>
          <w:iCs/>
          <w:rPrChange w:id="479" w:author="Li Jianfeng" w:date="2026-09-02T16:57:00Z" w16du:dateUtc="2026-09-02T08:57:00Z">
            <w:rPr/>
          </w:rPrChange>
        </w:rPr>
      </w:pPr>
      <w:ins w:id="480" w:author="Li Jianfeng" w:date="2026-09-02T16:57:00Z" w16du:dateUtc="2026-09-02T08:57:00Z">
        <w:r w:rsidRPr="00F333E1">
          <w:rPr>
            <w:rFonts w:eastAsiaTheme="minorEastAsia" w:hint="eastAsia"/>
            <w:i/>
            <w:iCs/>
            <w:rPrChange w:id="481" w:author="Li Jianfeng" w:date="2026-09-02T16:57:00Z" w16du:dateUtc="2026-09-02T08:57:00Z">
              <w:rPr>
                <w:rFonts w:eastAsiaTheme="minorEastAsia" w:hint="eastAsia"/>
              </w:rPr>
            </w:rPrChange>
          </w:rPr>
          <w:t xml:space="preserve">Figure. </w:t>
        </w:r>
      </w:ins>
      <w:ins w:id="482" w:author="Li Jianfeng" w:date="2026-09-02T17:24:00Z" w16du:dateUtc="2026-09-02T09:24:00Z">
        <w:r w:rsidR="00CB1C46">
          <w:rPr>
            <w:rFonts w:eastAsiaTheme="minorEastAsia" w:hint="eastAsia"/>
            <w:i/>
            <w:iCs/>
          </w:rPr>
          <w:t xml:space="preserve">x </w:t>
        </w:r>
        <w:r w:rsidR="00CB1C46" w:rsidRPr="00CB1C46">
          <w:rPr>
            <w:rFonts w:eastAsiaTheme="minorEastAsia"/>
            <w:i/>
            <w:iCs/>
          </w:rPr>
          <w:t>客户核心价值</w:t>
        </w:r>
      </w:ins>
    </w:p>
    <w:p w14:paraId="4DCD353A" w14:textId="77777777" w:rsidR="00F6574F" w:rsidRDefault="00000000" w:rsidP="00073B05">
      <w:pPr>
        <w:spacing w:after="120" w:line="259" w:lineRule="auto"/>
        <w:jc w:val="both"/>
      </w:pPr>
      <w:r>
        <w:rPr>
          <w:b/>
          <w:sz w:val="22"/>
        </w:rPr>
        <w:t>Manufacturability and adoption cost.</w:t>
      </w:r>
      <w:r>
        <w:rPr>
          <w:sz w:val="22"/>
        </w:rPr>
        <w:t xml:space="preserve"> The product concept is a modular commercial offering rather than a single fixed device. The core form is a board-level capture module with firmware/software, manufactured through standard electronics assembly and integrated into selected monitoring nodes through defined hardware interfaces and drivers. Where the customer already has compatible hardware, the same capability may be offered as software licensing or technology licensing, including any patent rights arising from the project. Where the customer needs an immediately testable system, the team may supply a complete sensor node or pilot device for validation. Adoption cost is therefore bounded and selectable: module cost and interface adaptation for embedded integration; software validation for licensing; intellectual property (IP)/commercial terms for technology licensing; or complete-device cost for pilot sensor nodes.</w:t>
      </w:r>
    </w:p>
    <w:p w14:paraId="547FC683" w14:textId="77777777" w:rsidR="00E4627E" w:rsidRPr="001F2365" w:rsidRDefault="00000000" w:rsidP="00073B05">
      <w:pPr>
        <w:spacing w:after="120" w:line="259" w:lineRule="auto"/>
        <w:jc w:val="both"/>
      </w:pPr>
      <w:r>
        <w:rPr>
          <w:b/>
          <w:sz w:val="22"/>
        </w:rPr>
        <w:t>Singapore value creation.</w:t>
      </w:r>
      <w:r>
        <w:rPr>
          <w:sz w:val="22"/>
        </w:rPr>
        <w:t xml:space="preserve"> The Singapore value proposition is strongest when the project is used as a local testbed and export channel. Singapore provides demanding local sites, credible reference users, and nearby equipment/service companies that can help validate manufacturability, installation workflow, false-trigger reduction, and customer willingness to pay. Once validated locally, the same module/software/licensing package can be sold through equipment manufacturers and distributors into Southeast Asia and China, where infrastructure development, industrial maintenance, logistics, and remote monitoring needs are broader than the initial Singapore beachhead.</w:t>
      </w:r>
    </w:p>
    <w:p w14:paraId="44EF84A1" w14:textId="77777777" w:rsidR="00331753" w:rsidRPr="00331753" w:rsidRDefault="00331753" w:rsidP="00073B05">
      <w:pPr>
        <w:spacing w:after="80" w:line="252" w:lineRule="auto"/>
        <w:jc w:val="both"/>
      </w:pPr>
    </w:p>
    <w:p w14:paraId="33BFE3B0" w14:textId="77777777" w:rsidR="00E4627E" w:rsidRPr="004B30EA" w:rsidRDefault="00E4627E" w:rsidP="00073B05">
      <w:pPr>
        <w:jc w:val="both"/>
        <w:rPr>
          <w:b/>
          <w:bCs/>
          <w:lang w:val="en-GB"/>
        </w:rPr>
      </w:pPr>
      <w:r w:rsidRPr="004B30EA">
        <w:rPr>
          <w:b/>
          <w:bCs/>
          <w:sz w:val="22"/>
          <w:lang w:val="en-GB"/>
        </w:rPr>
        <w:t>2.5</w:t>
      </w:r>
      <w:r w:rsidRPr="004B30EA">
        <w:rPr>
          <w:b/>
          <w:bCs/>
          <w:sz w:val="22"/>
          <w:lang w:val="en-GB"/>
        </w:rPr>
        <w:tab/>
        <w:t>Competitors</w:t>
      </w:r>
    </w:p>
    <w:p w14:paraId="638EB08D" w14:textId="77777777" w:rsidR="00E4627E" w:rsidRPr="004B30EA" w:rsidRDefault="00E4627E" w:rsidP="00073B05">
      <w:pPr>
        <w:jc w:val="both"/>
        <w:rPr>
          <w:b/>
          <w:bCs/>
          <w:lang w:val="en-GB"/>
        </w:rPr>
      </w:pPr>
    </w:p>
    <w:p w14:paraId="7417F45A" w14:textId="77777777" w:rsidR="00237560" w:rsidDel="008C224A" w:rsidRDefault="00E4627E" w:rsidP="008C224A">
      <w:pPr>
        <w:rPr>
          <w:del w:id="483" w:author="Li Jianfeng" w:date="2026-09-02T17:15:00Z" w16du:dateUtc="2026-09-02T09:15:00Z"/>
          <w:rFonts w:eastAsiaTheme="minorEastAsia"/>
          <w:i/>
          <w:iCs/>
          <w:sz w:val="22"/>
          <w:lang w:val="en-GB"/>
        </w:rPr>
      </w:pPr>
      <w:r w:rsidRPr="004B30EA">
        <w:rPr>
          <w:i/>
          <w:iCs/>
          <w:sz w:val="22"/>
          <w:lang w:val="en-GB"/>
        </w:rPr>
        <w:t xml:space="preserve">Please provide details of existing approaches/competitors in the same/similar market space in the following table. The team should also compare briefly the proposed technology/concept with that of the competitors’ (i.e. how the team’s technology is better, and what weaknesses there are). PI may wish to describe potential disruptive technologies. </w:t>
      </w:r>
    </w:p>
    <w:p w14:paraId="26F8BD73" w14:textId="77777777" w:rsidR="008C224A" w:rsidRPr="008C224A" w:rsidRDefault="008C224A" w:rsidP="00934329">
      <w:pPr>
        <w:spacing w:after="200"/>
        <w:jc w:val="both"/>
        <w:rPr>
          <w:ins w:id="484" w:author="Li Jianfeng" w:date="2026-09-02T17:41:00Z" w16du:dateUtc="2026-09-02T09:41:00Z"/>
          <w:rFonts w:eastAsiaTheme="minorEastAsia" w:hint="eastAsia"/>
          <w:i/>
          <w:iCs/>
          <w:sz w:val="22"/>
          <w:lang w:val="en-GB"/>
          <w:rPrChange w:id="485" w:author="Li Jianfeng" w:date="2026-09-02T17:41:00Z" w16du:dateUtc="2026-09-02T09:41:00Z">
            <w:rPr>
              <w:ins w:id="486" w:author="Li Jianfeng" w:date="2026-09-02T17:41:00Z" w16du:dateUtc="2026-09-02T09:41:00Z"/>
              <w:rFonts w:eastAsiaTheme="minorEastAsia"/>
              <w:i/>
              <w:iCs/>
              <w:sz w:val="22"/>
              <w:lang w:val="en-GB"/>
            </w:rPr>
          </w:rPrChange>
        </w:rPr>
      </w:pPr>
    </w:p>
    <w:p w14:paraId="56060672" w14:textId="70600E6E" w:rsidR="00F6574F" w:rsidRPr="0033725A" w:rsidRDefault="008C224A" w:rsidP="008C224A">
      <w:pPr>
        <w:jc w:val="both"/>
        <w:rPr>
          <w:rFonts w:eastAsiaTheme="minorEastAsia" w:hint="eastAsia"/>
          <w:sz w:val="22"/>
          <w:szCs w:val="22"/>
          <w:rPrChange w:id="487" w:author="Li Jianfeng" w:date="2026-09-02T17:41:00Z" w16du:dateUtc="2026-09-02T09:41:00Z">
            <w:rPr/>
          </w:rPrChange>
        </w:rPr>
        <w:pPrChange w:id="488" w:author="Li Jianfeng" w:date="2026-09-02T17:41:00Z" w16du:dateUtc="2026-09-02T09:41:00Z">
          <w:pPr>
            <w:spacing w:after="60" w:line="252" w:lineRule="auto"/>
            <w:jc w:val="both"/>
          </w:pPr>
        </w:pPrChange>
      </w:pPr>
      <w:ins w:id="489" w:author="Li Jianfeng" w:date="2026-09-02T17:41:00Z" w16du:dateUtc="2026-09-02T09:41:00Z">
        <w:r w:rsidRPr="008C224A">
          <w:rPr>
            <w:sz w:val="22"/>
            <w:szCs w:val="22"/>
            <w:rPrChange w:id="490" w:author="Li Jianfeng" w:date="2026-09-02T17:41:00Z" w16du:dateUtc="2026-09-02T09:41:00Z">
              <w:rPr/>
            </w:rPrChange>
          </w:rPr>
          <w:lastRenderedPageBreak/>
          <w:t>Competition should be assessed at the customer’s make-or-buy decision. Sensor ICs and development boards offer low component cost and design freedom but transfer event completeness, buffering, timing and validation risk to the OEM. Complete monitoring nodes and event recorders provide a finished workflow but are difficult to embed in another vendor’s product and may impose a closed data or communications stack. The proposed module occupies the intermediate position: a benchmarked capture subsystem with defined interfaces, bounded resource demand and preserved pre-/post-event records.</w:t>
        </w:r>
        <w:r w:rsidR="0033725A">
          <w:rPr>
            <w:rFonts w:eastAsiaTheme="minorEastAsia" w:hint="eastAsia"/>
            <w:sz w:val="22"/>
            <w:szCs w:val="22"/>
          </w:rPr>
          <w:t xml:space="preserve"> </w:t>
        </w:r>
        <w:r w:rsidR="0033725A" w:rsidRPr="0033725A">
          <w:rPr>
            <w:rFonts w:eastAsiaTheme="minorEastAsia"/>
            <w:sz w:val="22"/>
            <w:szCs w:val="22"/>
          </w:rPr>
          <w:t>The project will not claim superiority based on features alone. Competitive advantage will be supported only if identical event datasets and hardware tests show: near-zero missed critical events, lower false-trigger burden than a fixed threshold, acceptable wake-up delay, and a net reduction in energy/data load after accounting for the sentinel channel.</w:t>
        </w:r>
      </w:ins>
    </w:p>
    <w:p w14:paraId="40323707" w14:textId="73A17A32" w:rsidR="00DA7364" w:rsidDel="008C224A" w:rsidRDefault="00000000" w:rsidP="00073B05">
      <w:pPr>
        <w:spacing w:after="120" w:line="259" w:lineRule="auto"/>
        <w:jc w:val="both"/>
        <w:rPr>
          <w:del w:id="491" w:author="Li Jianfeng" w:date="2026-09-02T17:41:00Z" w16du:dateUtc="2026-09-02T09:41:00Z"/>
        </w:rPr>
      </w:pPr>
      <w:r>
        <w:rPr>
          <w:b/>
          <w:sz w:val="22"/>
        </w:rPr>
        <w:t>Potential disruptive technologies.</w:t>
      </w:r>
      <w:r>
        <w:rPr>
          <w:sz w:val="22"/>
        </w:rPr>
        <w:t xml:space="preserve"> Larger vendors may add adaptive or artificial intelligence-based triggering directly into future nodes, and low-power microcontrollers may reduce the cost of continuous processing. The response is to validate a narrow but valuable workflow faster: near-complete capture of selected events/anomalies, lower false-trigger burden, and easier integration into third-party devices. The current weakness is that this advantage must be proven in field pilots against fixed-threshold and periodic-sampling baselines before strong licensing or investment claims can be made.</w:t>
      </w:r>
      <w:ins w:id="492" w:author="Li Jianfeng" w:date="2026-09-02T17:41:00Z" w16du:dateUtc="2026-09-02T09:41:00Z">
        <w:r w:rsidR="008C224A">
          <w:rPr>
            <w:rFonts w:eastAsiaTheme="minorEastAsia" w:hint="eastAsia"/>
            <w:b/>
            <w:sz w:val="22"/>
          </w:rPr>
          <w:t xml:space="preserve"> </w:t>
        </w:r>
      </w:ins>
    </w:p>
    <w:p w14:paraId="6175EBCC" w14:textId="77777777" w:rsidR="00F6574F" w:rsidRDefault="00000000" w:rsidP="00073B05">
      <w:pPr>
        <w:spacing w:after="120" w:line="259" w:lineRule="auto"/>
        <w:jc w:val="both"/>
      </w:pPr>
      <w:r>
        <w:rPr>
          <w:b/>
          <w:sz w:val="22"/>
        </w:rPr>
        <w:t>Competitor framing.</w:t>
      </w:r>
      <w:r>
        <w:rPr>
          <w:sz w:val="22"/>
        </w:rPr>
        <w:t xml:space="preserve"> The competitive landscape is read by product role, not only by company name. Relevant alternatives include: (1) sensor chips and development kits for original equipment manufacturer self-development, including ADI Voyager4-type platforms; (2) embedded acquisition boards such as G-Link-200-OEM-type products; (3) complete wireless monitoring nodes and platforms such as Worldsensing/Move-type systems, SensingTech VM2030-type devices, Geokon/基康 BGK9600-type systems, and NCD Gen4-type wireless nodes; (4) industrial condition-monitoring devices and predictive-maintenance sensor nodes used for motors, pumps, compressors, production assets, and utilities; and (5) transport or impact recorders such as Chengdu Zhongke Ce Kong TCT-2, MSR175, and ShockLog 298-type devices. These solutions validate demand but also define our proof burden: we must show that adaptive capture reduces false or low-value records while preserving near-complete capture of the selected event class under the same recording requirement and deployment constraint.</w:t>
      </w:r>
    </w:p>
    <w:p w14:paraId="03E3CC4D" w14:textId="1DF1265B" w:rsidR="00E4627E" w:rsidRPr="00F333E1" w:rsidRDefault="00F333E1" w:rsidP="00B33246">
      <w:pPr>
        <w:jc w:val="center"/>
        <w:rPr>
          <w:rFonts w:eastAsiaTheme="minorEastAsia" w:hint="eastAsia"/>
          <w:i/>
          <w:iCs/>
          <w:lang w:val="en-GB"/>
          <w:rPrChange w:id="493" w:author="Li Jianfeng" w:date="2026-09-02T16:56:00Z" w16du:dateUtc="2026-09-02T08:56:00Z">
            <w:rPr>
              <w:b/>
              <w:bCs/>
              <w:lang w:val="en-GB"/>
            </w:rPr>
          </w:rPrChange>
        </w:rPr>
        <w:pPrChange w:id="494" w:author="Li Jianfeng" w:date="2026-09-02T17:02:00Z" w16du:dateUtc="2026-09-02T09:02:00Z">
          <w:pPr>
            <w:jc w:val="both"/>
          </w:pPr>
        </w:pPrChange>
      </w:pPr>
      <w:ins w:id="495" w:author="Li Jianfeng" w:date="2026-09-02T16:56:00Z" w16du:dateUtc="2026-09-02T08:56:00Z">
        <w:r w:rsidRPr="00F333E1">
          <w:rPr>
            <w:rFonts w:eastAsiaTheme="minorEastAsia" w:hint="eastAsia"/>
            <w:i/>
            <w:iCs/>
            <w:lang w:val="en-GB"/>
            <w:rPrChange w:id="496" w:author="Li Jianfeng" w:date="2026-09-02T16:56:00Z" w16du:dateUtc="2026-09-02T08:56:00Z">
              <w:rPr>
                <w:rFonts w:eastAsiaTheme="minorEastAsia" w:hint="eastAsia"/>
                <w:b/>
                <w:bCs/>
                <w:lang w:val="en-GB"/>
              </w:rPr>
            </w:rPrChange>
          </w:rPr>
          <w:t xml:space="preserve">Table </w:t>
        </w:r>
      </w:ins>
      <w:ins w:id="497" w:author="Li Jianfeng" w:date="2026-09-02T16:57:00Z" w16du:dateUtc="2026-09-02T08:57:00Z">
        <w:r>
          <w:rPr>
            <w:rFonts w:eastAsiaTheme="minorEastAsia" w:hint="eastAsia"/>
            <w:i/>
            <w:iCs/>
            <w:lang w:val="en-GB"/>
          </w:rPr>
          <w:t>x</w:t>
        </w:r>
      </w:ins>
      <w:ins w:id="498" w:author="Li Jianfeng" w:date="2026-09-02T17:24:00Z" w16du:dateUtc="2026-09-02T09:24:00Z">
        <w:r w:rsidR="00BD07EC">
          <w:rPr>
            <w:rFonts w:eastAsiaTheme="minorEastAsia" w:hint="eastAsia"/>
            <w:i/>
            <w:iCs/>
            <w:lang w:val="en-GB"/>
          </w:rPr>
          <w:t xml:space="preserve"> </w:t>
        </w:r>
      </w:ins>
      <w:ins w:id="499" w:author="Li Jianfeng" w:date="2026-09-02T17:24:00Z">
        <w:r w:rsidR="00BD07EC" w:rsidRPr="00BD07EC">
          <w:rPr>
            <w:rFonts w:eastAsiaTheme="minorEastAsia"/>
            <w:i/>
            <w:iCs/>
          </w:rPr>
          <w:t>竞品分析与技术定位对比</w:t>
        </w:r>
      </w:ins>
    </w:p>
    <w:tbl>
      <w:tblPr>
        <w:tblW w:w="9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500" w:author="Li Jianfeng" w:date="2026-09-02T17:24:00Z" w16du:dateUtc="2026-09-02T09:24:00Z">
          <w:tblPr>
            <w:tblW w:w="9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1555"/>
        <w:gridCol w:w="2869"/>
        <w:gridCol w:w="2572"/>
        <w:gridCol w:w="2636"/>
        <w:tblGridChange w:id="501">
          <w:tblGrid>
            <w:gridCol w:w="1555"/>
            <w:gridCol w:w="91"/>
            <w:gridCol w:w="2778"/>
            <w:gridCol w:w="2572"/>
            <w:gridCol w:w="2636"/>
          </w:tblGrid>
        </w:tblGridChange>
      </w:tblGrid>
      <w:tr w:rsidR="00E4627E" w:rsidRPr="004B30EA" w14:paraId="7BA9C006" w14:textId="77777777" w:rsidTr="00B409E7">
        <w:tc>
          <w:tcPr>
            <w:tcW w:w="1555" w:type="dxa"/>
            <w:shd w:val="clear" w:color="auto" w:fill="D9EAF7"/>
            <w:tcPrChange w:id="502" w:author="Li Jianfeng" w:date="2026-09-02T17:24:00Z" w16du:dateUtc="2026-09-02T09:24:00Z">
              <w:tcPr>
                <w:tcW w:w="1646" w:type="dxa"/>
                <w:gridSpan w:val="2"/>
                <w:shd w:val="clear" w:color="auto" w:fill="D9EAF7"/>
              </w:tcPr>
            </w:tcPrChange>
          </w:tcPr>
          <w:p w14:paraId="55215B9F" w14:textId="77777777" w:rsidR="00475C5E" w:rsidRDefault="00000000" w:rsidP="00073B05">
            <w:pPr>
              <w:spacing w:after="40"/>
              <w:jc w:val="both"/>
              <w:pPrChange w:id="503" w:author="Li Jianfeng" w:date="2026-09-02T16:59:00Z" w16du:dateUtc="2026-09-02T08:59:00Z">
                <w:pPr>
                  <w:spacing w:after="40"/>
                </w:pPr>
              </w:pPrChange>
            </w:pPr>
            <w:r>
              <w:rPr>
                <w:b/>
                <w:sz w:val="18"/>
              </w:rPr>
              <w:t>Competitive Analysis</w:t>
            </w:r>
          </w:p>
        </w:tc>
        <w:tc>
          <w:tcPr>
            <w:tcW w:w="2869" w:type="dxa"/>
            <w:shd w:val="clear" w:color="auto" w:fill="D9EAF7"/>
            <w:tcPrChange w:id="504" w:author="Li Jianfeng" w:date="2026-09-02T17:24:00Z" w16du:dateUtc="2026-09-02T09:24:00Z">
              <w:tcPr>
                <w:tcW w:w="2778" w:type="dxa"/>
                <w:shd w:val="clear" w:color="auto" w:fill="D9EAF7"/>
              </w:tcPr>
            </w:tcPrChange>
          </w:tcPr>
          <w:p w14:paraId="7BC4BEB2" w14:textId="77777777" w:rsidR="00475C5E" w:rsidRDefault="00000000" w:rsidP="00073B05">
            <w:pPr>
              <w:spacing w:after="40"/>
              <w:jc w:val="both"/>
              <w:pPrChange w:id="505" w:author="Li Jianfeng" w:date="2026-09-02T16:59:00Z" w16du:dateUtc="2026-09-02T08:59:00Z">
                <w:pPr>
                  <w:spacing w:after="40"/>
                </w:pPr>
              </w:pPrChange>
            </w:pPr>
            <w:r>
              <w:rPr>
                <w:b/>
                <w:sz w:val="18"/>
              </w:rPr>
              <w:t>Proposed technology</w:t>
            </w:r>
          </w:p>
        </w:tc>
        <w:tc>
          <w:tcPr>
            <w:tcW w:w="2572" w:type="dxa"/>
            <w:shd w:val="clear" w:color="auto" w:fill="D9EAF7"/>
            <w:tcPrChange w:id="506" w:author="Li Jianfeng" w:date="2026-09-02T17:24:00Z" w16du:dateUtc="2026-09-02T09:24:00Z">
              <w:tcPr>
                <w:tcW w:w="2572" w:type="dxa"/>
                <w:shd w:val="clear" w:color="auto" w:fill="D9EAF7"/>
              </w:tcPr>
            </w:tcPrChange>
          </w:tcPr>
          <w:p w14:paraId="45D4ADFF" w14:textId="77777777" w:rsidR="00475C5E" w:rsidRDefault="00000000" w:rsidP="00073B05">
            <w:pPr>
              <w:spacing w:after="40"/>
              <w:jc w:val="both"/>
              <w:pPrChange w:id="507" w:author="Li Jianfeng" w:date="2026-09-02T16:59:00Z" w16du:dateUtc="2026-09-02T08:59:00Z">
                <w:pPr>
                  <w:spacing w:after="40"/>
                </w:pPr>
              </w:pPrChange>
            </w:pPr>
            <w:r>
              <w:rPr>
                <w:b/>
                <w:sz w:val="18"/>
              </w:rPr>
              <w:t>Embedded boards / development kits</w:t>
            </w:r>
          </w:p>
        </w:tc>
        <w:tc>
          <w:tcPr>
            <w:tcW w:w="2636" w:type="dxa"/>
            <w:shd w:val="clear" w:color="auto" w:fill="D9EAF7"/>
            <w:tcPrChange w:id="508" w:author="Li Jianfeng" w:date="2026-09-02T17:24:00Z" w16du:dateUtc="2026-09-02T09:24:00Z">
              <w:tcPr>
                <w:tcW w:w="2636" w:type="dxa"/>
                <w:shd w:val="clear" w:color="auto" w:fill="D9EAF7"/>
              </w:tcPr>
            </w:tcPrChange>
          </w:tcPr>
          <w:p w14:paraId="0B23E8E1" w14:textId="77777777" w:rsidR="00475C5E" w:rsidRDefault="00000000" w:rsidP="00073B05">
            <w:pPr>
              <w:spacing w:after="40"/>
              <w:jc w:val="both"/>
              <w:pPrChange w:id="509" w:author="Li Jianfeng" w:date="2026-09-02T16:59:00Z" w16du:dateUtc="2026-09-02T08:59:00Z">
                <w:pPr>
                  <w:spacing w:after="40"/>
                </w:pPr>
              </w:pPrChange>
            </w:pPr>
            <w:r>
              <w:rPr>
                <w:b/>
                <w:sz w:val="18"/>
              </w:rPr>
              <w:t>Complete monitoring nodes / event recorders</w:t>
            </w:r>
          </w:p>
        </w:tc>
      </w:tr>
      <w:tr w:rsidR="00E4627E" w:rsidRPr="004B30EA" w14:paraId="1F104421" w14:textId="77777777" w:rsidTr="00B409E7">
        <w:tc>
          <w:tcPr>
            <w:tcW w:w="1555" w:type="dxa"/>
            <w:tcPrChange w:id="510" w:author="Li Jianfeng" w:date="2026-09-02T17:24:00Z" w16du:dateUtc="2026-09-02T09:24:00Z">
              <w:tcPr>
                <w:tcW w:w="1646" w:type="dxa"/>
                <w:gridSpan w:val="2"/>
              </w:tcPr>
            </w:tcPrChange>
          </w:tcPr>
          <w:p w14:paraId="3A38A08A" w14:textId="77777777" w:rsidR="00475C5E" w:rsidRPr="00B409E7" w:rsidRDefault="00000000" w:rsidP="00073B05">
            <w:pPr>
              <w:spacing w:after="40"/>
              <w:jc w:val="both"/>
              <w:rPr>
                <w:sz w:val="18"/>
                <w:szCs w:val="18"/>
                <w:rPrChange w:id="511" w:author="Li Jianfeng" w:date="2026-09-02T17:25:00Z" w16du:dateUtc="2026-09-02T09:25:00Z">
                  <w:rPr/>
                </w:rPrChange>
              </w:rPr>
            </w:pPr>
            <w:r w:rsidRPr="00B409E7">
              <w:rPr>
                <w:sz w:val="18"/>
                <w:szCs w:val="18"/>
              </w:rPr>
              <w:t>Market role</w:t>
            </w:r>
          </w:p>
        </w:tc>
        <w:tc>
          <w:tcPr>
            <w:tcW w:w="2869" w:type="dxa"/>
            <w:tcPrChange w:id="512" w:author="Li Jianfeng" w:date="2026-09-02T17:24:00Z" w16du:dateUtc="2026-09-02T09:24:00Z">
              <w:tcPr>
                <w:tcW w:w="2778" w:type="dxa"/>
              </w:tcPr>
            </w:tcPrChange>
          </w:tcPr>
          <w:p w14:paraId="29739970" w14:textId="77777777" w:rsidR="00475C5E" w:rsidRPr="00B409E7" w:rsidRDefault="00000000" w:rsidP="00073B05">
            <w:pPr>
              <w:spacing w:after="40"/>
              <w:jc w:val="both"/>
              <w:rPr>
                <w:sz w:val="18"/>
                <w:szCs w:val="18"/>
                <w:rPrChange w:id="513" w:author="Li Jianfeng" w:date="2026-09-02T17:25:00Z" w16du:dateUtc="2026-09-02T09:25:00Z">
                  <w:rPr/>
                </w:rPrChange>
              </w:rPr>
            </w:pPr>
            <w:r w:rsidRPr="00B409E7">
              <w:rPr>
                <w:sz w:val="18"/>
                <w:szCs w:val="18"/>
              </w:rPr>
              <w:t>Adaptive event/anomaly capture module and firmware for third-party monitoring devices.</w:t>
            </w:r>
          </w:p>
        </w:tc>
        <w:tc>
          <w:tcPr>
            <w:tcW w:w="2572" w:type="dxa"/>
            <w:tcPrChange w:id="514" w:author="Li Jianfeng" w:date="2026-09-02T17:24:00Z" w16du:dateUtc="2026-09-02T09:24:00Z">
              <w:tcPr>
                <w:tcW w:w="2572" w:type="dxa"/>
              </w:tcPr>
            </w:tcPrChange>
          </w:tcPr>
          <w:p w14:paraId="52D22638" w14:textId="77777777" w:rsidR="00475C5E" w:rsidRPr="00B409E7" w:rsidRDefault="00000000" w:rsidP="00073B05">
            <w:pPr>
              <w:spacing w:after="40"/>
              <w:jc w:val="both"/>
              <w:rPr>
                <w:sz w:val="18"/>
                <w:szCs w:val="18"/>
                <w:rPrChange w:id="515" w:author="Li Jianfeng" w:date="2026-09-02T17:25:00Z" w16du:dateUtc="2026-09-02T09:25:00Z">
                  <w:rPr/>
                </w:rPrChange>
              </w:rPr>
            </w:pPr>
            <w:r w:rsidRPr="00B409E7">
              <w:rPr>
                <w:sz w:val="18"/>
                <w:szCs w:val="18"/>
              </w:rPr>
              <w:t>Building blocks for equipment-manufacturer self-development, e.g. ADI Voyager4-type platforms and G-Link-200-OEM-type acquisition boards.</w:t>
            </w:r>
          </w:p>
        </w:tc>
        <w:tc>
          <w:tcPr>
            <w:tcW w:w="2636" w:type="dxa"/>
            <w:tcPrChange w:id="516" w:author="Li Jianfeng" w:date="2026-09-02T17:24:00Z" w16du:dateUtc="2026-09-02T09:24:00Z">
              <w:tcPr>
                <w:tcW w:w="2636" w:type="dxa"/>
              </w:tcPr>
            </w:tcPrChange>
          </w:tcPr>
          <w:p w14:paraId="63110596" w14:textId="77777777" w:rsidR="00475C5E" w:rsidRPr="00B409E7" w:rsidRDefault="00000000" w:rsidP="00073B05">
            <w:pPr>
              <w:spacing w:after="40"/>
              <w:jc w:val="both"/>
              <w:rPr>
                <w:sz w:val="18"/>
                <w:szCs w:val="18"/>
                <w:rPrChange w:id="517" w:author="Li Jianfeng" w:date="2026-09-02T17:25:00Z" w16du:dateUtc="2026-09-02T09:25:00Z">
                  <w:rPr/>
                </w:rPrChange>
              </w:rPr>
            </w:pPr>
            <w:r w:rsidRPr="00B409E7">
              <w:rPr>
                <w:sz w:val="18"/>
                <w:szCs w:val="18"/>
              </w:rPr>
              <w:t>Finished products for field users, e.g. Worldsensing/Move-type nodes, SensingTech VM2030, Geokon/基康 BGK9600, NCD Gen4-type nodes, Chengdu Zhongke Ce Kong TCT-2, MSR175, and ShockLog 298-type recorders.</w:t>
            </w:r>
          </w:p>
        </w:tc>
      </w:tr>
      <w:tr w:rsidR="00E4627E" w:rsidRPr="004B30EA" w14:paraId="2BAC5B3F" w14:textId="77777777" w:rsidTr="00B409E7">
        <w:tc>
          <w:tcPr>
            <w:tcW w:w="1555" w:type="dxa"/>
            <w:tcPrChange w:id="518" w:author="Li Jianfeng" w:date="2026-09-02T17:24:00Z" w16du:dateUtc="2026-09-02T09:24:00Z">
              <w:tcPr>
                <w:tcW w:w="1646" w:type="dxa"/>
                <w:gridSpan w:val="2"/>
              </w:tcPr>
            </w:tcPrChange>
          </w:tcPr>
          <w:p w14:paraId="4E126A66" w14:textId="77777777" w:rsidR="00475C5E" w:rsidRPr="00B409E7" w:rsidRDefault="00000000" w:rsidP="00073B05">
            <w:pPr>
              <w:spacing w:after="40"/>
              <w:jc w:val="both"/>
              <w:rPr>
                <w:sz w:val="18"/>
                <w:szCs w:val="18"/>
                <w:rPrChange w:id="519" w:author="Li Jianfeng" w:date="2026-09-02T17:25:00Z" w16du:dateUtc="2026-09-02T09:25:00Z">
                  <w:rPr/>
                </w:rPrChange>
              </w:rPr>
            </w:pPr>
            <w:r w:rsidRPr="00B409E7">
              <w:rPr>
                <w:sz w:val="18"/>
                <w:szCs w:val="18"/>
              </w:rPr>
              <w:t>Capture performance</w:t>
            </w:r>
          </w:p>
        </w:tc>
        <w:tc>
          <w:tcPr>
            <w:tcW w:w="2869" w:type="dxa"/>
            <w:tcPrChange w:id="520" w:author="Li Jianfeng" w:date="2026-09-02T17:24:00Z" w16du:dateUtc="2026-09-02T09:24:00Z">
              <w:tcPr>
                <w:tcW w:w="2778" w:type="dxa"/>
              </w:tcPr>
            </w:tcPrChange>
          </w:tcPr>
          <w:p w14:paraId="33889EAD" w14:textId="77777777" w:rsidR="00475C5E" w:rsidRPr="00B409E7" w:rsidRDefault="00000000" w:rsidP="00073B05">
            <w:pPr>
              <w:spacing w:after="40"/>
              <w:jc w:val="both"/>
              <w:rPr>
                <w:sz w:val="18"/>
                <w:szCs w:val="18"/>
                <w:rPrChange w:id="521" w:author="Li Jianfeng" w:date="2026-09-02T17:25:00Z" w16du:dateUtc="2026-09-02T09:25:00Z">
                  <w:rPr/>
                </w:rPrChange>
              </w:rPr>
            </w:pPr>
            <w:r w:rsidRPr="00B409E7">
              <w:rPr>
                <w:sz w:val="18"/>
                <w:szCs w:val="18"/>
              </w:rPr>
              <w:t>Capture-first triggering: broad capture of the selected event/anomaly class, near-zero missed critical events, and fewer false or low-value recordings.</w:t>
            </w:r>
          </w:p>
        </w:tc>
        <w:tc>
          <w:tcPr>
            <w:tcW w:w="2572" w:type="dxa"/>
            <w:tcPrChange w:id="522" w:author="Li Jianfeng" w:date="2026-09-02T17:24:00Z" w16du:dateUtc="2026-09-02T09:24:00Z">
              <w:tcPr>
                <w:tcW w:w="2572" w:type="dxa"/>
              </w:tcPr>
            </w:tcPrChange>
          </w:tcPr>
          <w:p w14:paraId="1B3C219A" w14:textId="77777777" w:rsidR="00475C5E" w:rsidRPr="00B409E7" w:rsidRDefault="00000000" w:rsidP="00073B05">
            <w:pPr>
              <w:spacing w:after="40"/>
              <w:jc w:val="both"/>
              <w:rPr>
                <w:sz w:val="18"/>
                <w:szCs w:val="18"/>
                <w:rPrChange w:id="523" w:author="Li Jianfeng" w:date="2026-09-02T17:25:00Z" w16du:dateUtc="2026-09-02T09:25:00Z">
                  <w:rPr/>
                </w:rPrChange>
              </w:rPr>
            </w:pPr>
            <w:r w:rsidRPr="00B409E7">
              <w:rPr>
                <w:sz w:val="18"/>
                <w:szCs w:val="18"/>
              </w:rPr>
              <w:t>Can acquire and process data, but the equipment manufacturer must still design, tune, and validate when detailed recording should start.</w:t>
            </w:r>
          </w:p>
        </w:tc>
        <w:tc>
          <w:tcPr>
            <w:tcW w:w="2636" w:type="dxa"/>
            <w:tcPrChange w:id="524" w:author="Li Jianfeng" w:date="2026-09-02T17:24:00Z" w16du:dateUtc="2026-09-02T09:24:00Z">
              <w:tcPr>
                <w:tcW w:w="2636" w:type="dxa"/>
              </w:tcPr>
            </w:tcPrChange>
          </w:tcPr>
          <w:p w14:paraId="6CE1C0BF" w14:textId="77777777" w:rsidR="00475C5E" w:rsidRPr="00B409E7" w:rsidRDefault="00000000" w:rsidP="00073B05">
            <w:pPr>
              <w:spacing w:after="40"/>
              <w:jc w:val="both"/>
              <w:rPr>
                <w:sz w:val="18"/>
                <w:szCs w:val="18"/>
                <w:rPrChange w:id="525" w:author="Li Jianfeng" w:date="2026-09-02T17:25:00Z" w16du:dateUtc="2026-09-02T09:25:00Z">
                  <w:rPr/>
                </w:rPrChange>
              </w:rPr>
            </w:pPr>
            <w:r w:rsidRPr="00B409E7">
              <w:rPr>
                <w:sz w:val="18"/>
                <w:szCs w:val="18"/>
              </w:rPr>
              <w:t>Often provides fixed trigger, pre-buffering, alarm, or event logging; performance is usually tied to a fixed product configuration, manual thresholds, and vendor workflow.</w:t>
            </w:r>
          </w:p>
        </w:tc>
      </w:tr>
      <w:tr w:rsidR="00E4627E" w:rsidRPr="004B30EA" w14:paraId="513B0698" w14:textId="77777777" w:rsidTr="00B409E7">
        <w:tc>
          <w:tcPr>
            <w:tcW w:w="1555" w:type="dxa"/>
            <w:tcPrChange w:id="526" w:author="Li Jianfeng" w:date="2026-09-02T17:24:00Z" w16du:dateUtc="2026-09-02T09:24:00Z">
              <w:tcPr>
                <w:tcW w:w="1646" w:type="dxa"/>
                <w:gridSpan w:val="2"/>
              </w:tcPr>
            </w:tcPrChange>
          </w:tcPr>
          <w:p w14:paraId="0E353D1B" w14:textId="77777777" w:rsidR="00475C5E" w:rsidRPr="00B409E7" w:rsidRDefault="00000000" w:rsidP="00073B05">
            <w:pPr>
              <w:spacing w:after="40"/>
              <w:jc w:val="both"/>
              <w:rPr>
                <w:sz w:val="18"/>
                <w:szCs w:val="18"/>
                <w:rPrChange w:id="527" w:author="Li Jianfeng" w:date="2026-09-02T17:25:00Z" w16du:dateUtc="2026-09-02T09:25:00Z">
                  <w:rPr/>
                </w:rPrChange>
              </w:rPr>
            </w:pPr>
            <w:r w:rsidRPr="00B409E7">
              <w:rPr>
                <w:sz w:val="18"/>
                <w:szCs w:val="18"/>
              </w:rPr>
              <w:t>Resource impact</w:t>
            </w:r>
          </w:p>
        </w:tc>
        <w:tc>
          <w:tcPr>
            <w:tcW w:w="2869" w:type="dxa"/>
            <w:tcPrChange w:id="528" w:author="Li Jianfeng" w:date="2026-09-02T17:24:00Z" w16du:dateUtc="2026-09-02T09:24:00Z">
              <w:tcPr>
                <w:tcW w:w="2778" w:type="dxa"/>
              </w:tcPr>
            </w:tcPrChange>
          </w:tcPr>
          <w:p w14:paraId="2B75F7A5" w14:textId="77777777" w:rsidR="00475C5E" w:rsidRPr="00B409E7" w:rsidRDefault="00000000" w:rsidP="00073B05">
            <w:pPr>
              <w:spacing w:after="40"/>
              <w:jc w:val="both"/>
              <w:rPr>
                <w:sz w:val="18"/>
                <w:szCs w:val="18"/>
                <w:rPrChange w:id="529" w:author="Li Jianfeng" w:date="2026-09-02T17:25:00Z" w16du:dateUtc="2026-09-02T09:25:00Z">
                  <w:rPr/>
                </w:rPrChange>
              </w:rPr>
            </w:pPr>
            <w:r w:rsidRPr="00B409E7">
              <w:rPr>
                <w:sz w:val="18"/>
                <w:szCs w:val="18"/>
              </w:rPr>
              <w:t>Allocates limited battery, storage, and bandwidth to critical event records by suppressing false triggers and unnecessary wake-ups.</w:t>
            </w:r>
          </w:p>
        </w:tc>
        <w:tc>
          <w:tcPr>
            <w:tcW w:w="2572" w:type="dxa"/>
            <w:tcPrChange w:id="530" w:author="Li Jianfeng" w:date="2026-09-02T17:24:00Z" w16du:dateUtc="2026-09-02T09:24:00Z">
              <w:tcPr>
                <w:tcW w:w="2572" w:type="dxa"/>
              </w:tcPr>
            </w:tcPrChange>
          </w:tcPr>
          <w:p w14:paraId="67AA4FAD" w14:textId="77777777" w:rsidR="00475C5E" w:rsidRPr="00B409E7" w:rsidRDefault="00000000" w:rsidP="00073B05">
            <w:pPr>
              <w:spacing w:after="40"/>
              <w:jc w:val="both"/>
              <w:rPr>
                <w:sz w:val="18"/>
                <w:szCs w:val="18"/>
                <w:rPrChange w:id="531" w:author="Li Jianfeng" w:date="2026-09-02T17:25:00Z" w16du:dateUtc="2026-09-02T09:25:00Z">
                  <w:rPr/>
                </w:rPrChange>
              </w:rPr>
            </w:pPr>
            <w:r w:rsidRPr="00B409E7">
              <w:rPr>
                <w:sz w:val="18"/>
                <w:szCs w:val="18"/>
              </w:rPr>
              <w:t>Resource impact depends on the customer firmware and trigger logic built around the board or chip.</w:t>
            </w:r>
          </w:p>
        </w:tc>
        <w:tc>
          <w:tcPr>
            <w:tcW w:w="2636" w:type="dxa"/>
            <w:tcPrChange w:id="532" w:author="Li Jianfeng" w:date="2026-09-02T17:24:00Z" w16du:dateUtc="2026-09-02T09:24:00Z">
              <w:tcPr>
                <w:tcW w:w="2636" w:type="dxa"/>
              </w:tcPr>
            </w:tcPrChange>
          </w:tcPr>
          <w:p w14:paraId="0BBF9EC8" w14:textId="77777777" w:rsidR="00475C5E" w:rsidRPr="00B409E7" w:rsidRDefault="00000000" w:rsidP="00073B05">
            <w:pPr>
              <w:spacing w:after="40"/>
              <w:jc w:val="both"/>
              <w:rPr>
                <w:sz w:val="18"/>
                <w:szCs w:val="18"/>
                <w:rPrChange w:id="533" w:author="Li Jianfeng" w:date="2026-09-02T17:25:00Z" w16du:dateUtc="2026-09-02T09:25:00Z">
                  <w:rPr/>
                </w:rPrChange>
              </w:rPr>
            </w:pPr>
            <w:r w:rsidRPr="00B409E7">
              <w:rPr>
                <w:sz w:val="18"/>
                <w:szCs w:val="18"/>
              </w:rPr>
              <w:t>Optimised within each vendor product; efficiency gains may not transfer to other devices, interfaces, or customer workflows.</w:t>
            </w:r>
          </w:p>
        </w:tc>
      </w:tr>
      <w:tr w:rsidR="00F6574F" w14:paraId="59F476E3" w14:textId="77777777" w:rsidTr="00B409E7">
        <w:tc>
          <w:tcPr>
            <w:tcW w:w="1555" w:type="dxa"/>
            <w:tcPrChange w:id="534" w:author="Li Jianfeng" w:date="2026-09-02T17:24:00Z" w16du:dateUtc="2026-09-02T09:24:00Z">
              <w:tcPr>
                <w:tcW w:w="1646" w:type="dxa"/>
                <w:gridSpan w:val="2"/>
              </w:tcPr>
            </w:tcPrChange>
          </w:tcPr>
          <w:p w14:paraId="6078C7F0" w14:textId="77777777" w:rsidR="00475C5E" w:rsidRPr="00B409E7" w:rsidRDefault="00000000" w:rsidP="00073B05">
            <w:pPr>
              <w:spacing w:after="40"/>
              <w:jc w:val="both"/>
              <w:rPr>
                <w:sz w:val="18"/>
                <w:szCs w:val="18"/>
                <w:rPrChange w:id="535" w:author="Li Jianfeng" w:date="2026-09-02T17:25:00Z" w16du:dateUtc="2026-09-02T09:25:00Z">
                  <w:rPr/>
                </w:rPrChange>
              </w:rPr>
            </w:pPr>
            <w:r w:rsidRPr="00B409E7">
              <w:rPr>
                <w:sz w:val="18"/>
                <w:szCs w:val="18"/>
              </w:rPr>
              <w:t>Adoption cost</w:t>
            </w:r>
          </w:p>
        </w:tc>
        <w:tc>
          <w:tcPr>
            <w:tcW w:w="2869" w:type="dxa"/>
            <w:tcPrChange w:id="536" w:author="Li Jianfeng" w:date="2026-09-02T17:24:00Z" w16du:dateUtc="2026-09-02T09:24:00Z">
              <w:tcPr>
                <w:tcW w:w="2778" w:type="dxa"/>
              </w:tcPr>
            </w:tcPrChange>
          </w:tcPr>
          <w:p w14:paraId="149B3069" w14:textId="77777777" w:rsidR="008764D6" w:rsidRPr="00B409E7" w:rsidRDefault="00000000" w:rsidP="00073B05">
            <w:pPr>
              <w:jc w:val="both"/>
              <w:rPr>
                <w:sz w:val="18"/>
                <w:szCs w:val="18"/>
                <w:rPrChange w:id="537" w:author="Li Jianfeng" w:date="2026-09-02T17:25:00Z" w16du:dateUtc="2026-09-02T09:25:00Z">
                  <w:rPr/>
                </w:rPrChange>
              </w:rPr>
              <w:pPrChange w:id="538" w:author="Li Jianfeng" w:date="2026-09-02T16:59:00Z" w16du:dateUtc="2026-09-02T08:59:00Z">
                <w:pPr/>
              </w:pPrChange>
            </w:pPr>
            <w:r w:rsidRPr="00B409E7">
              <w:rPr>
                <w:sz w:val="18"/>
                <w:szCs w:val="18"/>
                <w:rPrChange w:id="539" w:author="Li Jianfeng" w:date="2026-09-02T17:25:00Z" w16du:dateUtc="2026-09-02T09:25:00Z">
                  <w:rPr>
                    <w:sz w:val="22"/>
                  </w:rPr>
                </w:rPrChange>
              </w:rPr>
              <w:t>Adoption cost is bounded and selectable: module cost plus interface and driver adaptation for embedded integration; software validation where the capability is licensed; or complete-device cost for a pilot node. Device-level testing and certification remain with the equipment manufacturer.</w:t>
            </w:r>
          </w:p>
        </w:tc>
        <w:tc>
          <w:tcPr>
            <w:tcW w:w="2572" w:type="dxa"/>
            <w:tcPrChange w:id="540" w:author="Li Jianfeng" w:date="2026-09-02T17:24:00Z" w16du:dateUtc="2026-09-02T09:24:00Z">
              <w:tcPr>
                <w:tcW w:w="2572" w:type="dxa"/>
              </w:tcPr>
            </w:tcPrChange>
          </w:tcPr>
          <w:p w14:paraId="209CE70A" w14:textId="77777777" w:rsidR="00475C5E" w:rsidRPr="00B409E7" w:rsidRDefault="00000000" w:rsidP="00073B05">
            <w:pPr>
              <w:spacing w:after="40"/>
              <w:jc w:val="both"/>
              <w:rPr>
                <w:sz w:val="18"/>
                <w:szCs w:val="18"/>
                <w:rPrChange w:id="541" w:author="Li Jianfeng" w:date="2026-09-02T17:25:00Z" w16du:dateUtc="2026-09-02T09:25:00Z">
                  <w:rPr/>
                </w:rPrChange>
              </w:rPr>
            </w:pPr>
            <w:r w:rsidRPr="00B409E7">
              <w:rPr>
                <w:sz w:val="18"/>
                <w:szCs w:val="18"/>
              </w:rPr>
              <w:t>Lower upfront component cost, but higher internal development, validation, and maintenance burden for the equipment manufacturer.</w:t>
            </w:r>
          </w:p>
        </w:tc>
        <w:tc>
          <w:tcPr>
            <w:tcW w:w="2636" w:type="dxa"/>
            <w:tcPrChange w:id="542" w:author="Li Jianfeng" w:date="2026-09-02T17:24:00Z" w16du:dateUtc="2026-09-02T09:24:00Z">
              <w:tcPr>
                <w:tcW w:w="2636" w:type="dxa"/>
              </w:tcPr>
            </w:tcPrChange>
          </w:tcPr>
          <w:p w14:paraId="3E583BA1" w14:textId="77777777" w:rsidR="00475C5E" w:rsidRPr="00B409E7" w:rsidRDefault="00000000" w:rsidP="00073B05">
            <w:pPr>
              <w:spacing w:after="40"/>
              <w:jc w:val="both"/>
              <w:rPr>
                <w:sz w:val="18"/>
                <w:szCs w:val="18"/>
                <w:rPrChange w:id="543" w:author="Li Jianfeng" w:date="2026-09-02T17:25:00Z" w16du:dateUtc="2026-09-02T09:25:00Z">
                  <w:rPr/>
                </w:rPrChange>
              </w:rPr>
            </w:pPr>
            <w:r w:rsidRPr="00B409E7">
              <w:rPr>
                <w:sz w:val="18"/>
                <w:szCs w:val="18"/>
              </w:rPr>
              <w:t>Fastest for field users buying a complete device, but less attractive for equipment manufacturers seeking embedded control, product differentiation, or reuse across product lines.</w:t>
            </w:r>
          </w:p>
        </w:tc>
      </w:tr>
      <w:tr w:rsidR="00F6574F" w14:paraId="3D6075D6" w14:textId="77777777" w:rsidTr="00B409E7">
        <w:tc>
          <w:tcPr>
            <w:tcW w:w="1555" w:type="dxa"/>
            <w:tcPrChange w:id="544" w:author="Li Jianfeng" w:date="2026-09-02T17:24:00Z" w16du:dateUtc="2026-09-02T09:24:00Z">
              <w:tcPr>
                <w:tcW w:w="1646" w:type="dxa"/>
                <w:gridSpan w:val="2"/>
              </w:tcPr>
            </w:tcPrChange>
          </w:tcPr>
          <w:p w14:paraId="1281D5C8" w14:textId="77777777" w:rsidR="00475C5E" w:rsidRPr="00B409E7" w:rsidRDefault="00000000" w:rsidP="00073B05">
            <w:pPr>
              <w:spacing w:after="40"/>
              <w:jc w:val="both"/>
              <w:rPr>
                <w:sz w:val="18"/>
                <w:szCs w:val="18"/>
                <w:rPrChange w:id="545" w:author="Li Jianfeng" w:date="2026-09-02T17:25:00Z" w16du:dateUtc="2026-09-02T09:25:00Z">
                  <w:rPr/>
                </w:rPrChange>
              </w:rPr>
            </w:pPr>
            <w:r w:rsidRPr="00B409E7">
              <w:rPr>
                <w:sz w:val="18"/>
                <w:szCs w:val="18"/>
              </w:rPr>
              <w:t>Weakness / risk</w:t>
            </w:r>
          </w:p>
        </w:tc>
        <w:tc>
          <w:tcPr>
            <w:tcW w:w="2869" w:type="dxa"/>
            <w:tcPrChange w:id="546" w:author="Li Jianfeng" w:date="2026-09-02T17:24:00Z" w16du:dateUtc="2026-09-02T09:24:00Z">
              <w:tcPr>
                <w:tcW w:w="2778" w:type="dxa"/>
              </w:tcPr>
            </w:tcPrChange>
          </w:tcPr>
          <w:p w14:paraId="19F3220A" w14:textId="77777777" w:rsidR="00475C5E" w:rsidRPr="00B409E7" w:rsidRDefault="00000000" w:rsidP="00073B05">
            <w:pPr>
              <w:spacing w:after="40"/>
              <w:jc w:val="both"/>
              <w:rPr>
                <w:sz w:val="18"/>
                <w:szCs w:val="18"/>
                <w:rPrChange w:id="547" w:author="Li Jianfeng" w:date="2026-09-02T17:25:00Z" w16du:dateUtc="2026-09-02T09:25:00Z">
                  <w:rPr/>
                </w:rPrChange>
              </w:rPr>
            </w:pPr>
            <w:r w:rsidRPr="00B409E7">
              <w:rPr>
                <w:sz w:val="18"/>
                <w:szCs w:val="18"/>
              </w:rPr>
              <w:t>Must prove value in one focused use case and confirm sentinel detectability, design authority, volume, acceptable incremental cost, and preferred product form.</w:t>
            </w:r>
          </w:p>
        </w:tc>
        <w:tc>
          <w:tcPr>
            <w:tcW w:w="2572" w:type="dxa"/>
            <w:tcPrChange w:id="548" w:author="Li Jianfeng" w:date="2026-09-02T17:24:00Z" w16du:dateUtc="2026-09-02T09:24:00Z">
              <w:tcPr>
                <w:tcW w:w="2572" w:type="dxa"/>
              </w:tcPr>
            </w:tcPrChange>
          </w:tcPr>
          <w:p w14:paraId="1F6D9EF2" w14:textId="77777777" w:rsidR="00475C5E" w:rsidRPr="00B409E7" w:rsidRDefault="00000000" w:rsidP="00073B05">
            <w:pPr>
              <w:spacing w:after="40"/>
              <w:jc w:val="both"/>
              <w:rPr>
                <w:sz w:val="18"/>
                <w:szCs w:val="18"/>
                <w:rPrChange w:id="549" w:author="Li Jianfeng" w:date="2026-09-02T17:25:00Z" w16du:dateUtc="2026-09-02T09:25:00Z">
                  <w:rPr/>
                </w:rPrChange>
              </w:rPr>
            </w:pPr>
            <w:r w:rsidRPr="00B409E7">
              <w:rPr>
                <w:sz w:val="18"/>
                <w:szCs w:val="18"/>
              </w:rPr>
              <w:t>Technically flexible, but not a turnkey event/anomaly capture workflow.</w:t>
            </w:r>
          </w:p>
        </w:tc>
        <w:tc>
          <w:tcPr>
            <w:tcW w:w="2636" w:type="dxa"/>
            <w:tcPrChange w:id="550" w:author="Li Jianfeng" w:date="2026-09-02T17:24:00Z" w16du:dateUtc="2026-09-02T09:24:00Z">
              <w:tcPr>
                <w:tcW w:w="2636" w:type="dxa"/>
              </w:tcPr>
            </w:tcPrChange>
          </w:tcPr>
          <w:p w14:paraId="4B775E10" w14:textId="77777777" w:rsidR="00475C5E" w:rsidRPr="00B409E7" w:rsidRDefault="00000000" w:rsidP="00073B05">
            <w:pPr>
              <w:spacing w:after="40"/>
              <w:jc w:val="both"/>
              <w:rPr>
                <w:sz w:val="18"/>
                <w:szCs w:val="18"/>
                <w:rPrChange w:id="551" w:author="Li Jianfeng" w:date="2026-09-02T17:25:00Z" w16du:dateUtc="2026-09-02T09:25:00Z">
                  <w:rPr/>
                </w:rPrChange>
              </w:rPr>
            </w:pPr>
            <w:r w:rsidRPr="00B409E7">
              <w:rPr>
                <w:sz w:val="18"/>
                <w:szCs w:val="18"/>
              </w:rPr>
              <w:t>Commercially established, but closed-product positioning limits module-level reuse and partner customisation.</w:t>
            </w:r>
          </w:p>
        </w:tc>
      </w:tr>
    </w:tbl>
    <w:p w14:paraId="38956D68" w14:textId="77777777" w:rsidR="00E4627E" w:rsidRDefault="00E4627E" w:rsidP="00073B05">
      <w:pPr>
        <w:jc w:val="both"/>
        <w:rPr>
          <w:b/>
          <w:bCs/>
          <w:lang w:val="en-GB"/>
        </w:rPr>
      </w:pPr>
    </w:p>
    <w:p w14:paraId="57930061" w14:textId="77777777" w:rsidR="00E4627E" w:rsidRPr="004B30EA" w:rsidRDefault="00E4627E" w:rsidP="00073B05">
      <w:pPr>
        <w:jc w:val="both"/>
        <w:rPr>
          <w:b/>
          <w:bCs/>
          <w:lang w:val="en-GB"/>
        </w:rPr>
      </w:pPr>
      <w:r w:rsidRPr="004B30EA">
        <w:rPr>
          <w:b/>
          <w:bCs/>
          <w:sz w:val="22"/>
          <w:szCs w:val="28"/>
          <w:lang w:val="en-GB"/>
        </w:rPr>
        <w:t>2.6</w:t>
      </w:r>
      <w:r w:rsidRPr="004B30EA">
        <w:rPr>
          <w:b/>
          <w:bCs/>
          <w:sz w:val="22"/>
          <w:szCs w:val="28"/>
          <w:lang w:val="en-GB"/>
        </w:rPr>
        <w:tab/>
      </w:r>
      <w:r w:rsidRPr="004B30EA">
        <w:rPr>
          <w:b/>
          <w:bCs/>
          <w:sz w:val="22"/>
          <w:lang w:val="en-GB"/>
        </w:rPr>
        <w:t>Path to Commercialisation and Commercial Potential</w:t>
      </w:r>
    </w:p>
    <w:p w14:paraId="3D825BA9" w14:textId="77777777" w:rsidR="00E4627E" w:rsidRPr="004B30EA" w:rsidRDefault="00E4627E" w:rsidP="00073B05">
      <w:pPr>
        <w:jc w:val="both"/>
        <w:rPr>
          <w:b/>
          <w:bCs/>
          <w:lang w:val="en-GB"/>
        </w:rPr>
      </w:pPr>
    </w:p>
    <w:p w14:paraId="4D0334BE" w14:textId="77777777" w:rsidR="00237560" w:rsidRPr="00331753" w:rsidRDefault="00E4627E" w:rsidP="00073B05">
      <w:pPr>
        <w:spacing w:after="200"/>
        <w:jc w:val="both"/>
        <w:rPr>
          <w:i/>
          <w:iCs/>
          <w:lang w:val="en-GB"/>
        </w:rPr>
      </w:pPr>
      <w:r w:rsidRPr="004B30EA">
        <w:rPr>
          <w:i/>
          <w:iCs/>
          <w:sz w:val="22"/>
          <w:lang w:val="en-GB"/>
        </w:rPr>
        <w:t>Please provide details on the preferred “path to commercialisation”</w:t>
      </w:r>
      <w:r w:rsidRPr="004B30EA">
        <w:rPr>
          <w:rStyle w:val="af1"/>
          <w:i/>
          <w:iCs/>
          <w:sz w:val="22"/>
          <w:lang w:val="en-GB"/>
        </w:rPr>
        <w:footnoteReference w:id="1"/>
      </w:r>
      <w:r w:rsidRPr="004B30EA">
        <w:rPr>
          <w:i/>
          <w:iCs/>
          <w:sz w:val="22"/>
          <w:lang w:val="en-GB"/>
        </w:rPr>
        <w:t xml:space="preserve">. It must include the expected product/service to be developed, mode of commercialisation (e.g. licensing the technology, or forming a start-up), how the team plans to get there (e.g. use of programmes &amp; partners at </w:t>
      </w:r>
      <w:r w:rsidR="00BA527B">
        <w:rPr>
          <w:i/>
          <w:iCs/>
          <w:sz w:val="22"/>
          <w:lang w:val="en-GB"/>
        </w:rPr>
        <w:t>NTUitive</w:t>
      </w:r>
      <w:r w:rsidRPr="004B30EA">
        <w:rPr>
          <w:i/>
          <w:iCs/>
          <w:sz w:val="22"/>
          <w:lang w:val="en-GB"/>
        </w:rPr>
        <w:t xml:space="preserve"> or industry contacts) and an estimated timeline for the commercialisation to take place. </w:t>
      </w:r>
      <w:r w:rsidRPr="004B30EA">
        <w:rPr>
          <w:bCs/>
          <w:i/>
          <w:sz w:val="22"/>
          <w:lang w:val="en"/>
        </w:rPr>
        <w:t>Describe key partnerships with clinicians, companies or other institutes that will enhance the commercialization potential of the proposed technology, and</w:t>
      </w:r>
      <w:r w:rsidRPr="004B30EA">
        <w:rPr>
          <w:i/>
          <w:iCs/>
          <w:sz w:val="22"/>
          <w:lang w:val="en-GB"/>
        </w:rPr>
        <w:t xml:space="preserve"> the risk factors to commercialisation (e.g. technical or market uncertainty). Highlight the aspects of this work that would attract investors or companies to develop the prototype or product from this </w:t>
      </w:r>
      <w:r w:rsidR="00BA527B">
        <w:rPr>
          <w:i/>
          <w:iCs/>
          <w:sz w:val="22"/>
          <w:lang w:val="en-GB"/>
        </w:rPr>
        <w:t>Gap Fund</w:t>
      </w:r>
      <w:r w:rsidRPr="004B30EA">
        <w:rPr>
          <w:i/>
          <w:iCs/>
          <w:sz w:val="22"/>
          <w:lang w:val="en-GB"/>
        </w:rPr>
        <w:t xml:space="preserve"> work into a commercial entity. </w:t>
      </w:r>
    </w:p>
    <w:p w14:paraId="0F0B2868" w14:textId="77777777" w:rsidR="00F6574F" w:rsidDel="00934329" w:rsidRDefault="00000000" w:rsidP="00073B05">
      <w:pPr>
        <w:spacing w:after="120" w:line="259" w:lineRule="auto"/>
        <w:jc w:val="both"/>
        <w:rPr>
          <w:del w:id="552" w:author="Li Jianfeng" w:date="2026-09-02T17:15:00Z" w16du:dateUtc="2026-09-02T09:15:00Z"/>
        </w:rPr>
      </w:pPr>
      <w:r>
        <w:rPr>
          <w:b/>
          <w:sz w:val="22"/>
        </w:rPr>
        <w:t>Preferred route and revenue model.</w:t>
      </w:r>
      <w:r>
        <w:rPr>
          <w:sz w:val="22"/>
        </w:rPr>
        <w:t xml:space="preserve"> The preferred route is adoption by original equipment manufacturers through a modular product and licensing strategy, while retaining multiple revenue channels so the opportunity is not limited to one hardware format. The expected product/service from the Gap Fund is a validated capture module, firmware/software package, integration guide, benchmark report, and pilot package. The core commercial pathway is module supply with firmware/software and paid interface adaptation. Additional pathways include software-only licensing for compatible customer hardware, technology licensing to established monitoring equipment manufacturers, including any patent rights arising from the project, complete sensor-node or pilot-device sales for ready-to-deploy validation, and joint-development or non-recurring engineering fees for customer-specific integration. A start-up route can be considered if customer discovery confirms repeatable demand across multiple equipment manufacturers or if a dedicated entity is needed for manufacturing and support. Across all of these, the capture module with its firmware remains the primary product form; the licensing routes are complementary options for customers whose hardware or commercial preference suits them, and they are framed around the technology and the know-how behind it rather than around any single existing patent application.</w:t>
      </w:r>
    </w:p>
    <w:p w14:paraId="3A19C6EB" w14:textId="77777777" w:rsidR="00F6574F" w:rsidRPr="00934329" w:rsidRDefault="00F6574F" w:rsidP="00934329">
      <w:pPr>
        <w:spacing w:after="120" w:line="259" w:lineRule="auto"/>
        <w:jc w:val="both"/>
        <w:rPr>
          <w:rFonts w:eastAsiaTheme="minorEastAsia" w:hint="eastAsia"/>
          <w:rPrChange w:id="553" w:author="Li Jianfeng" w:date="2026-09-02T17:15:00Z" w16du:dateUtc="2026-09-02T09:15:00Z">
            <w:rPr/>
          </w:rPrChange>
        </w:rPr>
        <w:pPrChange w:id="554" w:author="Li Jianfeng" w:date="2026-09-02T17:15:00Z" w16du:dateUtc="2026-09-02T09:15:00Z">
          <w:pPr>
            <w:spacing w:after="80" w:line="252" w:lineRule="auto"/>
            <w:jc w:val="both"/>
          </w:pPr>
        </w:pPrChange>
      </w:pPr>
    </w:p>
    <w:p w14:paraId="09F0F480" w14:textId="77777777" w:rsidR="00F6574F" w:rsidRDefault="00000000" w:rsidP="00073B05">
      <w:pPr>
        <w:spacing w:after="60" w:line="252" w:lineRule="auto"/>
        <w:jc w:val="both"/>
      </w:pPr>
      <w:r>
        <w:rPr>
          <w:b/>
          <w:sz w:val="22"/>
        </w:rPr>
        <w:t>Gap Fund timeline.</w:t>
      </w:r>
    </w:p>
    <w:p w14:paraId="7BE07EC7" w14:textId="77777777" w:rsidR="00F6574F" w:rsidDel="00934329" w:rsidRDefault="00000000" w:rsidP="00073B05">
      <w:pPr>
        <w:spacing w:after="80" w:line="252" w:lineRule="auto"/>
        <w:jc w:val="both"/>
        <w:rPr>
          <w:del w:id="555" w:author="Li Jianfeng" w:date="2026-09-02T17:15:00Z" w16du:dateUtc="2026-09-02T09:15:00Z"/>
        </w:rPr>
      </w:pPr>
      <w:r>
        <w:rPr>
          <w:sz w:val="22"/>
        </w:rPr>
        <w:t xml:space="preserve">The 18-month Gap Fund project uses a 15-month execution plan with a 3-month buffer. Months 0-3: select one priority event/anomaly use case, define customer key performance indicators (KPIs), and confirm equipment-manufacturer/field-user requirements. Months 3-6: build the core module prototype and firmware/software package. Months 6-9: benchmark against periodic sampling and fixed-threshold triggering. Months 9-12: conduct pilot validation with one equipment-side and one field-side partner, using either an embedded module or a complete pilot sensor node as appropriate. Months 12-15: prepare integration documents, bill of materials, test report, product-package options, commercial terms, and licensing/joint-development discussions. Months 15-18 provide buffer for repeat tests, partner feedback, letter of intent (LOI) negotiation, and </w:t>
      </w:r>
      <w:proofErr w:type="spellStart"/>
      <w:r>
        <w:rPr>
          <w:sz w:val="22"/>
        </w:rPr>
        <w:t>commercialisation</w:t>
      </w:r>
      <w:proofErr w:type="spellEnd"/>
      <w:r>
        <w:rPr>
          <w:sz w:val="22"/>
        </w:rPr>
        <w:t xml:space="preserve"> follow-up.</w:t>
      </w:r>
    </w:p>
    <w:p w14:paraId="6E6CA5E8" w14:textId="77777777" w:rsidR="00F6574F" w:rsidRPr="00934329" w:rsidRDefault="00F6574F" w:rsidP="00934329">
      <w:pPr>
        <w:spacing w:after="80" w:line="252" w:lineRule="auto"/>
        <w:jc w:val="both"/>
        <w:rPr>
          <w:rFonts w:eastAsiaTheme="minorEastAsia" w:hint="eastAsia"/>
          <w:rPrChange w:id="556" w:author="Li Jianfeng" w:date="2026-09-02T17:15:00Z" w16du:dateUtc="2026-09-02T09:15:00Z">
            <w:rPr/>
          </w:rPrChange>
        </w:rPr>
        <w:pPrChange w:id="557" w:author="Li Jianfeng" w:date="2026-09-02T17:15:00Z" w16du:dateUtc="2026-09-02T09:15:00Z">
          <w:pPr>
            <w:spacing w:after="60" w:line="252" w:lineRule="auto"/>
            <w:jc w:val="both"/>
          </w:pPr>
        </w:pPrChange>
      </w:pPr>
    </w:p>
    <w:p w14:paraId="59259ACF" w14:textId="77777777" w:rsidR="00F6574F" w:rsidDel="00934329" w:rsidRDefault="00000000" w:rsidP="00073B05">
      <w:pPr>
        <w:spacing w:after="120" w:line="259" w:lineRule="auto"/>
        <w:jc w:val="both"/>
        <w:rPr>
          <w:del w:id="558" w:author="Li Jianfeng" w:date="2026-09-02T17:15:00Z" w16du:dateUtc="2026-09-02T09:15:00Z"/>
          <w:sz w:val="22"/>
        </w:rPr>
      </w:pPr>
      <w:r>
        <w:rPr>
          <w:b/>
          <w:sz w:val="22"/>
        </w:rPr>
        <w:t>Partnership strategy.</w:t>
      </w:r>
      <w:r>
        <w:rPr>
          <w:sz w:val="22"/>
        </w:rPr>
        <w:t xml:space="preserve"> The first commercial target is one equipment manufacturer with design authority and one field user facing a clear event/anomaly capture problem. Potential equipment-side conversations include Ackcio, SensingTech, Geokon/基康, Chengdu Zhongke Ce Kong, MATGEO, and industrial condition-monitoring or wireless sensing suppliers. Potential field-validation partners include Geomotion, Ryobi-G, Smart Sensing, Placid Asia, Stream Peak/ShockLog channels, industrial maintenance teams, and logistics users. NTUitive can support customer discovery, intellectual property (IP)/commercial terms, licensing discussions, company-formation assessment, and preparation of dated letters of support or letters of intent if partner interest becomes concrete.</w:t>
      </w:r>
    </w:p>
    <w:p w14:paraId="12B0D5D6" w14:textId="77777777" w:rsidR="001F2365" w:rsidRPr="00934329" w:rsidRDefault="001F2365" w:rsidP="00073B05">
      <w:pPr>
        <w:spacing w:after="120" w:line="259" w:lineRule="auto"/>
        <w:jc w:val="both"/>
        <w:rPr>
          <w:rFonts w:eastAsiaTheme="minorEastAsia" w:hint="eastAsia"/>
          <w:rPrChange w:id="559" w:author="Li Jianfeng" w:date="2026-09-02T17:15:00Z" w16du:dateUtc="2026-09-02T09:15:00Z">
            <w:rPr/>
          </w:rPrChange>
        </w:rPr>
      </w:pPr>
    </w:p>
    <w:p w14:paraId="470D88BA" w14:textId="54ECCB6F" w:rsidR="00F6574F" w:rsidRPr="001158B8" w:rsidRDefault="00000000" w:rsidP="00073B05">
      <w:pPr>
        <w:spacing w:after="120" w:line="259" w:lineRule="auto"/>
        <w:jc w:val="both"/>
        <w:rPr>
          <w:rFonts w:eastAsiaTheme="minorEastAsia"/>
        </w:rPr>
      </w:pPr>
      <w:r>
        <w:rPr>
          <w:b/>
          <w:sz w:val="22"/>
        </w:rPr>
        <w:t>Commercial risks and investor attraction.</w:t>
      </w:r>
      <w:r>
        <w:rPr>
          <w:sz w:val="22"/>
        </w:rPr>
        <w:t xml:space="preserve"> The main risks are technical performance for the selected event class, whether the low-power sensing layer can detect the earliest useful event features, equipment-manufacturer integration cost, proof of willingness to pay, and the possibility that some customers already have sufficient proprietary triggering solutions. The investor/company attraction is that the product targets a repeatable bottleneck across large and growing infrastructure and industrial monitoring markets: how to capture sudden events and anomalies broadly without spending constrained node resources on irrelevant data. </w:t>
      </w:r>
      <w:r>
        <w:rPr>
          <w:sz w:val="22"/>
        </w:rPr>
        <w:lastRenderedPageBreak/>
        <w:t>If one use case proves clear customer value, the core module, software, and licensing package can be extended across adjacent monitoring products, complete pilot nodes, and regional equipment-manufacturer channels.</w:t>
      </w:r>
    </w:p>
    <w:p w14:paraId="22A806B5" w14:textId="77777777" w:rsidR="00F333E1" w:rsidRDefault="00F333E1" w:rsidP="00B33246">
      <w:pPr>
        <w:spacing w:after="120" w:line="252" w:lineRule="auto"/>
        <w:jc w:val="center"/>
        <w:rPr>
          <w:ins w:id="560" w:author="Li Jianfeng" w:date="2026-09-02T16:56:00Z" w16du:dateUtc="2026-09-02T08:56:00Z"/>
          <w:rFonts w:eastAsiaTheme="minorEastAsia"/>
        </w:rPr>
      </w:pPr>
      <w:ins w:id="561" w:author="Li Jianfeng" w:date="2026-09-02T16:56:00Z" w16du:dateUtc="2026-09-02T08:56:00Z">
        <w:r>
          <w:rPr>
            <w:noProof/>
            <w:sz w:val="22"/>
          </w:rPr>
          <w:drawing>
            <wp:inline distT="0" distB="0" distL="0" distR="0" wp14:anchorId="1A7C6426" wp14:editId="0ABA06B0">
              <wp:extent cx="5004392" cy="792866"/>
              <wp:effectExtent l="0" t="0" r="6350" b="7620"/>
              <wp:docPr id="724662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2_commercial_path.png"/>
                      <pic:cNvPicPr/>
                    </pic:nvPicPr>
                    <pic:blipFill rotWithShape="1">
                      <a:blip r:embed="rId12"/>
                      <a:srcRect l="2313" t="12493" r="10719" b="52559"/>
                      <a:stretch>
                        <a:fillRect/>
                      </a:stretch>
                    </pic:blipFill>
                    <pic:spPr bwMode="auto">
                      <a:xfrm>
                        <a:off x="0" y="0"/>
                        <a:ext cx="5009936" cy="793744"/>
                      </a:xfrm>
                      <a:prstGeom prst="rect">
                        <a:avLst/>
                      </a:prstGeom>
                      <a:ln>
                        <a:noFill/>
                      </a:ln>
                      <a:extLst>
                        <a:ext uri="{53640926-AAD7-44D8-BBD7-CCE9431645EC}">
                          <a14:shadowObscured xmlns:a14="http://schemas.microsoft.com/office/drawing/2010/main"/>
                        </a:ext>
                      </a:extLst>
                    </pic:spPr>
                  </pic:pic>
                </a:graphicData>
              </a:graphic>
            </wp:inline>
          </w:drawing>
        </w:r>
      </w:ins>
    </w:p>
    <w:p w14:paraId="0CDC63E6" w14:textId="32A8975B" w:rsidR="00F333E1" w:rsidRPr="00F333E1" w:rsidRDefault="00F333E1" w:rsidP="00B33246">
      <w:pPr>
        <w:spacing w:after="200"/>
        <w:jc w:val="center"/>
        <w:rPr>
          <w:ins w:id="562" w:author="Li Jianfeng" w:date="2026-09-02T16:56:00Z" w16du:dateUtc="2026-09-02T08:56:00Z"/>
          <w:rFonts w:eastAsiaTheme="minorEastAsia" w:hint="eastAsia"/>
          <w:bCs/>
          <w:i/>
          <w:lang w:val="en"/>
          <w:rPrChange w:id="563" w:author="Li Jianfeng" w:date="2026-09-02T16:56:00Z" w16du:dateUtc="2026-09-02T08:56:00Z">
            <w:rPr>
              <w:ins w:id="564" w:author="Li Jianfeng" w:date="2026-09-02T16:56:00Z" w16du:dateUtc="2026-09-02T08:56:00Z"/>
              <w:rFonts w:eastAsiaTheme="minorEastAsia" w:hint="eastAsia"/>
            </w:rPr>
          </w:rPrChange>
        </w:rPr>
        <w:pPrChange w:id="565" w:author="Li Jianfeng" w:date="2026-09-02T17:02:00Z" w16du:dateUtc="2026-09-02T09:02:00Z">
          <w:pPr>
            <w:spacing w:after="120" w:line="252" w:lineRule="auto"/>
            <w:jc w:val="center"/>
          </w:pPr>
        </w:pPrChange>
      </w:pPr>
      <w:ins w:id="566" w:author="Li Jianfeng" w:date="2026-09-02T16:56:00Z" w16du:dateUtc="2026-09-02T08:56:00Z">
        <w:r>
          <w:rPr>
            <w:rFonts w:eastAsiaTheme="minorEastAsia" w:hint="eastAsia"/>
            <w:bCs/>
            <w:i/>
            <w:sz w:val="22"/>
            <w:lang w:val="en"/>
          </w:rPr>
          <w:t>Figure. 1</w:t>
        </w:r>
        <w:r>
          <w:rPr>
            <w:bCs/>
            <w:i/>
            <w:sz w:val="22"/>
            <w:lang w:val="en"/>
          </w:rPr>
          <w:t>.</w:t>
        </w:r>
      </w:ins>
    </w:p>
    <w:p w14:paraId="453FD57A" w14:textId="0794BB0C" w:rsidR="00E4627E" w:rsidRPr="001158B8" w:rsidDel="007B1973" w:rsidRDefault="00000000" w:rsidP="00073B05">
      <w:pPr>
        <w:spacing w:after="120" w:line="252" w:lineRule="auto"/>
        <w:jc w:val="both"/>
        <w:rPr>
          <w:del w:id="567" w:author="Li Jianfeng" w:date="2026-09-02T16:58:00Z" w16du:dateUtc="2026-09-02T08:58:00Z"/>
          <w:rFonts w:eastAsiaTheme="minorEastAsia" w:hint="eastAsia"/>
        </w:rPr>
        <w:pPrChange w:id="568" w:author="Li Jianfeng" w:date="2026-09-02T16:59:00Z" w16du:dateUtc="2026-09-02T08:59:00Z">
          <w:pPr>
            <w:spacing w:after="120" w:line="252" w:lineRule="auto"/>
            <w:jc w:val="center"/>
          </w:pPr>
        </w:pPrChange>
      </w:pPr>
      <w:del w:id="569" w:author="Li Jianfeng" w:date="2026-09-02T16:58:00Z" w16du:dateUtc="2026-09-02T08:58:00Z">
        <w:r w:rsidDel="007B1973">
          <w:rPr>
            <w:noProof/>
            <w:sz w:val="22"/>
          </w:rPr>
          <w:drawing>
            <wp:inline distT="0" distB="0" distL="0" distR="0" wp14:anchorId="4538611E" wp14:editId="4D2C3312">
              <wp:extent cx="5006051" cy="1467336"/>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2_commercial_path.png"/>
                      <pic:cNvPicPr/>
                    </pic:nvPicPr>
                    <pic:blipFill rotWithShape="1">
                      <a:blip r:embed="rId12"/>
                      <a:srcRect l="2313" t="12493" r="10719" b="22852"/>
                      <a:stretch>
                        <a:fillRect/>
                      </a:stretch>
                    </pic:blipFill>
                    <pic:spPr bwMode="auto">
                      <a:xfrm>
                        <a:off x="0" y="0"/>
                        <a:ext cx="5009936" cy="1468475"/>
                      </a:xfrm>
                      <a:prstGeom prst="rect">
                        <a:avLst/>
                      </a:prstGeom>
                      <a:ln>
                        <a:noFill/>
                      </a:ln>
                      <a:extLst>
                        <a:ext uri="{53640926-AAD7-44D8-BBD7-CCE9431645EC}">
                          <a14:shadowObscured xmlns:a14="http://schemas.microsoft.com/office/drawing/2010/main"/>
                        </a:ext>
                      </a:extLst>
                    </pic:spPr>
                  </pic:pic>
                </a:graphicData>
              </a:graphic>
            </wp:inline>
          </w:drawing>
        </w:r>
      </w:del>
    </w:p>
    <w:p w14:paraId="3CED8D5A" w14:textId="11882E2D" w:rsidR="001F2365" w:rsidRPr="001F2365" w:rsidDel="007B1973" w:rsidRDefault="001F2365" w:rsidP="00073B05">
      <w:pPr>
        <w:jc w:val="both"/>
        <w:rPr>
          <w:del w:id="570" w:author="Li Jianfeng" w:date="2026-09-02T16:58:00Z" w16du:dateUtc="2026-09-02T08:58:00Z"/>
          <w:b/>
          <w:bCs/>
          <w:lang w:val="en-GB"/>
        </w:rPr>
        <w:pPrChange w:id="571" w:author="Li Jianfeng" w:date="2026-09-02T16:59:00Z" w16du:dateUtc="2026-09-02T08:59:00Z">
          <w:pPr>
            <w:jc w:val="both"/>
          </w:pPr>
        </w:pPrChange>
      </w:pPr>
    </w:p>
    <w:p w14:paraId="00547BFB" w14:textId="77777777" w:rsidR="00E4627E" w:rsidRPr="004B30EA" w:rsidRDefault="00E4627E" w:rsidP="00073B05">
      <w:pPr>
        <w:jc w:val="both"/>
        <w:rPr>
          <w:bCs/>
          <w:lang w:val="en"/>
        </w:rPr>
      </w:pPr>
      <w:r w:rsidRPr="004B30EA">
        <w:rPr>
          <w:b/>
          <w:bCs/>
          <w:sz w:val="22"/>
          <w:lang w:val="en"/>
        </w:rPr>
        <w:t>2.7</w:t>
      </w:r>
      <w:r w:rsidRPr="004B30EA">
        <w:rPr>
          <w:b/>
          <w:bCs/>
          <w:sz w:val="22"/>
          <w:lang w:val="en"/>
        </w:rPr>
        <w:tab/>
        <w:t>Team</w:t>
      </w:r>
    </w:p>
    <w:p w14:paraId="44250E32" w14:textId="77777777" w:rsidR="00E4627E" w:rsidRPr="004B30EA" w:rsidRDefault="00E4627E" w:rsidP="00073B05">
      <w:pPr>
        <w:jc w:val="both"/>
        <w:rPr>
          <w:bCs/>
          <w:lang w:val="en"/>
        </w:rPr>
      </w:pPr>
    </w:p>
    <w:p w14:paraId="5C9E6EFA" w14:textId="77777777" w:rsidR="00E4627E" w:rsidRPr="004B30EA" w:rsidRDefault="00E4627E" w:rsidP="00073B05">
      <w:pPr>
        <w:spacing w:after="200"/>
        <w:jc w:val="both"/>
        <w:rPr>
          <w:bCs/>
          <w:i/>
          <w:lang w:val="en"/>
        </w:rPr>
      </w:pPr>
      <w:r w:rsidRPr="004B30EA">
        <w:rPr>
          <w:bCs/>
          <w:i/>
          <w:sz w:val="22"/>
          <w:lang w:val="en"/>
        </w:rPr>
        <w:t xml:space="preserve">Please provide a brief summary of the relevant expertise and qualifications of existing and future team members. </w:t>
      </w:r>
      <w:r w:rsidR="00322EFA">
        <w:rPr>
          <w:bCs/>
          <w:i/>
          <w:sz w:val="22"/>
          <w:lang w:val="en"/>
        </w:rPr>
        <w:t>Please also provide their basic contact details.</w:t>
      </w:r>
      <w:r w:rsidRPr="004B30EA">
        <w:rPr>
          <w:bCs/>
          <w:i/>
          <w:sz w:val="22"/>
          <w:lang w:val="en"/>
        </w:rPr>
        <w:t xml:space="preserve">  </w:t>
      </w:r>
    </w:p>
    <w:p w14:paraId="45145ABD" w14:textId="77777777" w:rsidR="00F6574F" w:rsidRDefault="00000000" w:rsidP="00073B05">
      <w:pPr>
        <w:spacing w:after="120" w:line="259" w:lineRule="auto"/>
        <w:jc w:val="both"/>
      </w:pPr>
      <w:r>
        <w:rPr>
          <w:b/>
          <w:sz w:val="22"/>
        </w:rPr>
        <w:t>Current team.</w:t>
      </w:r>
      <w:r>
        <w:rPr>
          <w:sz w:val="22"/>
        </w:rPr>
        <w:t xml:space="preserve"> The project is led by Dr. Fu Yuguang, Assistant Professor in the School of Civil and Environmental Engineering, Nanyang Technological University; email: yuguang.fu@ntu.edu.sg; contact: +65 67905298. His research in smart Internet-of-Things sensing, digital-twin modelling, structural health monitoring, and digital construction management provides a strong technical and application foundation for this project. This fit is important because the proposed product must work not only as an algorithm, but also as a practical monitoring capability for field-deployed, resource-constrained sensor systems.</w:t>
      </w:r>
    </w:p>
    <w:p w14:paraId="38E9F068" w14:textId="77777777" w:rsidR="00F6574F" w:rsidRDefault="00000000" w:rsidP="00073B05">
      <w:pPr>
        <w:spacing w:after="120" w:line="259" w:lineRule="auto"/>
        <w:jc w:val="both"/>
      </w:pPr>
      <w:r>
        <w:rPr>
          <w:b/>
          <w:sz w:val="22"/>
        </w:rPr>
        <w:t>Project contributors.</w:t>
      </w:r>
      <w:r>
        <w:rPr>
          <w:sz w:val="22"/>
        </w:rPr>
        <w:t xml:space="preserve"> </w:t>
      </w:r>
      <w:r w:rsidR="00A62EFF" w:rsidRPr="00A62EFF">
        <w:rPr>
          <w:rFonts w:eastAsiaTheme="minorEastAsia" w:hint="eastAsia"/>
          <w:sz w:val="22"/>
        </w:rPr>
        <w:t>Dr.</w:t>
      </w:r>
      <w:r w:rsidR="00A62EFF" w:rsidRPr="00A62EFF">
        <w:rPr>
          <w:sz w:val="22"/>
        </w:rPr>
        <w:t xml:space="preserve"> Li Jianfeng and Cui Shuaiwen will support the project across prototype development, experimental validation, benchmark testing, technical documentation, customer discovery, and commercialization preparation. Their work will help translate the core smart adaptive trigger concept into a testable solution, generate evidence for performance claims, compare the proposed approach with existing recording and threshold-triggering methods, and prepare materials needed for industry discussions, pilot engagement, and Gap Fund milestone reporting.</w:t>
      </w:r>
      <w:r>
        <w:rPr>
          <w:sz w:val="22"/>
          <w:highlight w:val="yellow"/>
        </w:rPr>
        <w:t xml:space="preserve"> Contact details for Dr. Li Jianfeng and Mr. Cui Shuaiwen to be inserted before submission.</w:t>
      </w:r>
    </w:p>
    <w:p w14:paraId="01B8A744" w14:textId="77777777" w:rsidR="00F6574F" w:rsidRDefault="00000000" w:rsidP="00073B05">
      <w:pPr>
        <w:spacing w:after="120" w:line="259" w:lineRule="auto"/>
        <w:jc w:val="both"/>
      </w:pPr>
      <w:r>
        <w:rPr>
          <w:b/>
          <w:sz w:val="22"/>
        </w:rPr>
        <w:t>Team fit for commercial translation.</w:t>
      </w:r>
      <w:r>
        <w:rPr>
          <w:sz w:val="22"/>
        </w:rPr>
        <w:t xml:space="preserve"> The team's advantage is that it covers the three capabilities needed for this Gap Fund project: (1) domain credibility in wireless sensing and structural/asset monitoring; (2) direct technical knowledge of adaptive event/anomaly capture, edge intelligence, and resource-constrained data acquisition; and (3) execution capacity for prototype testing, customer discovery, competitive benchmarking, and documentation. This is critical because the commercial proof must demonstrate a validated workflow: capture sudden events and anomalies, keep missed critical events close to zero, suppress unnecessary recordings, integrate into customer hardware or complete sensor nodes, and show measurable field value.</w:t>
      </w:r>
    </w:p>
    <w:p w14:paraId="23F59B3F" w14:textId="77777777" w:rsidR="00F6574F" w:rsidRDefault="00000000" w:rsidP="00073B05">
      <w:pPr>
        <w:spacing w:after="120" w:line="259" w:lineRule="auto"/>
        <w:jc w:val="both"/>
      </w:pPr>
      <w:r>
        <w:rPr>
          <w:b/>
          <w:sz w:val="22"/>
        </w:rPr>
        <w:t>Future support needs.</w:t>
      </w:r>
      <w:r>
        <w:rPr>
          <w:sz w:val="22"/>
        </w:rPr>
        <w:t xml:space="preserve"> During the Gap Fund period the team will add or engage support for embedded firmware, printed circuit board design-for-manufacture review, industrial and customer discovery, and pilot deployment coordination. The budget in Section 5 provides for one Research Fellow covering embedded hardware and edge intelligence and one part-time Research Assistant covering test set-up and data analysis; contact details for these appointments will be provided once recruitment is complete.</w:t>
      </w:r>
    </w:p>
    <w:p w14:paraId="20517491" w14:textId="77777777" w:rsidR="00E4627E" w:rsidRPr="004B30EA" w:rsidRDefault="00E4627E" w:rsidP="00073B05">
      <w:pPr>
        <w:jc w:val="both"/>
        <w:rPr>
          <w:b/>
          <w:bCs/>
          <w:lang w:val="en"/>
        </w:rPr>
      </w:pPr>
    </w:p>
    <w:p w14:paraId="6FF19D63" w14:textId="77777777" w:rsidR="00E4627E" w:rsidRPr="004B30EA" w:rsidRDefault="00E4627E" w:rsidP="00073B05">
      <w:pPr>
        <w:jc w:val="both"/>
        <w:rPr>
          <w:b/>
          <w:bCs/>
          <w:lang w:val="en-GB"/>
        </w:rPr>
      </w:pPr>
      <w:r w:rsidRPr="004B30EA">
        <w:rPr>
          <w:b/>
          <w:bCs/>
          <w:sz w:val="22"/>
          <w:lang w:val="en-GB"/>
        </w:rPr>
        <w:t>2.8</w:t>
      </w:r>
      <w:r w:rsidRPr="004B30EA">
        <w:rPr>
          <w:b/>
          <w:bCs/>
          <w:sz w:val="22"/>
          <w:lang w:val="en-GB"/>
        </w:rPr>
        <w:tab/>
        <w:t xml:space="preserve">Endorsements by Potential Investors or Customers </w:t>
      </w:r>
    </w:p>
    <w:p w14:paraId="232FE071" w14:textId="77777777" w:rsidR="00E4627E" w:rsidRPr="004B30EA" w:rsidRDefault="00E4627E" w:rsidP="00073B05">
      <w:pPr>
        <w:jc w:val="both"/>
        <w:rPr>
          <w:b/>
          <w:bCs/>
          <w:lang w:val="en-GB"/>
        </w:rPr>
      </w:pPr>
    </w:p>
    <w:p w14:paraId="7EC22417" w14:textId="77777777" w:rsidR="00E4627E" w:rsidRPr="004B30EA" w:rsidRDefault="00E4627E" w:rsidP="00073B05">
      <w:pPr>
        <w:spacing w:after="200"/>
        <w:jc w:val="both"/>
        <w:rPr>
          <w:i/>
          <w:iCs/>
          <w:lang w:val="en-GB"/>
        </w:rPr>
      </w:pPr>
      <w:r w:rsidRPr="004650A2">
        <w:rPr>
          <w:i/>
          <w:iCs/>
          <w:sz w:val="22"/>
          <w:highlight w:val="yellow"/>
          <w:lang w:val="en-GB"/>
        </w:rPr>
        <w:t xml:space="preserve">Please provide details of industry assessment in the potential outcome of the </w:t>
      </w:r>
      <w:r w:rsidR="00BA527B" w:rsidRPr="004650A2">
        <w:rPr>
          <w:i/>
          <w:iCs/>
          <w:sz w:val="22"/>
          <w:highlight w:val="yellow"/>
          <w:lang w:val="en-GB"/>
        </w:rPr>
        <w:t>Gap Fund</w:t>
      </w:r>
      <w:r w:rsidRPr="004650A2">
        <w:rPr>
          <w:i/>
          <w:iCs/>
          <w:sz w:val="22"/>
          <w:highlight w:val="yellow"/>
          <w:lang w:val="en-GB"/>
        </w:rPr>
        <w:t xml:space="preserve">. </w:t>
      </w:r>
      <w:r w:rsidR="00C2733A" w:rsidRPr="004650A2">
        <w:rPr>
          <w:i/>
          <w:iCs/>
          <w:sz w:val="22"/>
          <w:highlight w:val="yellow"/>
          <w:lang w:val="en-GB"/>
        </w:rPr>
        <w:t xml:space="preserve">Industry support letter or Letter of Intent (LOI) should be </w:t>
      </w:r>
      <w:r w:rsidR="006649B7" w:rsidRPr="004650A2">
        <w:rPr>
          <w:i/>
          <w:iCs/>
          <w:sz w:val="22"/>
          <w:highlight w:val="yellow"/>
          <w:lang w:val="en-GB"/>
        </w:rPr>
        <w:t xml:space="preserve">dated </w:t>
      </w:r>
      <w:r w:rsidR="00C2733A" w:rsidRPr="004650A2">
        <w:rPr>
          <w:i/>
          <w:iCs/>
          <w:sz w:val="22"/>
          <w:highlight w:val="yellow"/>
          <w:lang w:val="en-GB"/>
        </w:rPr>
        <w:t xml:space="preserve">within three months of Gap Fund application. </w:t>
      </w:r>
      <w:r w:rsidRPr="004650A2">
        <w:rPr>
          <w:i/>
          <w:iCs/>
          <w:sz w:val="22"/>
          <w:highlight w:val="yellow"/>
          <w:lang w:val="en-GB"/>
        </w:rPr>
        <w:t xml:space="preserve">Any industry endorsement of the potential benefits, </w:t>
      </w:r>
      <w:r w:rsidR="0080323F" w:rsidRPr="004650A2">
        <w:rPr>
          <w:i/>
          <w:iCs/>
          <w:sz w:val="22"/>
          <w:highlight w:val="yellow"/>
          <w:lang w:val="en-GB"/>
        </w:rPr>
        <w:t xml:space="preserve">an industry benchmark of technical specifications, </w:t>
      </w:r>
      <w:r w:rsidRPr="004650A2">
        <w:rPr>
          <w:i/>
          <w:iCs/>
          <w:sz w:val="22"/>
          <w:highlight w:val="yellow"/>
          <w:lang w:val="en-GB"/>
        </w:rPr>
        <w:t>commercial value and marketability of the project outcome, or company incorporation as par</w:t>
      </w:r>
      <w:r w:rsidR="0080323F" w:rsidRPr="004650A2">
        <w:rPr>
          <w:i/>
          <w:iCs/>
          <w:sz w:val="22"/>
          <w:highlight w:val="yellow"/>
          <w:lang w:val="en-GB"/>
        </w:rPr>
        <w:t>t of the pathway to commercialis</w:t>
      </w:r>
      <w:r w:rsidRPr="004650A2">
        <w:rPr>
          <w:i/>
          <w:iCs/>
          <w:sz w:val="22"/>
          <w:highlight w:val="yellow"/>
          <w:lang w:val="en-GB"/>
        </w:rPr>
        <w:t xml:space="preserve">ation during the </w:t>
      </w:r>
      <w:r w:rsidR="00BA527B" w:rsidRPr="004650A2">
        <w:rPr>
          <w:i/>
          <w:iCs/>
          <w:sz w:val="22"/>
          <w:highlight w:val="yellow"/>
          <w:lang w:val="en-GB"/>
        </w:rPr>
        <w:t>Gap Fund</w:t>
      </w:r>
      <w:r w:rsidRPr="004650A2">
        <w:rPr>
          <w:i/>
          <w:iCs/>
          <w:sz w:val="22"/>
          <w:highlight w:val="yellow"/>
          <w:lang w:val="en-GB"/>
        </w:rPr>
        <w:t xml:space="preserve">, or pre-secured customer orders, will be favourably viewed. If future funding support/customer orders is contingent on certain KPIs being met during </w:t>
      </w:r>
      <w:r w:rsidR="00BA527B" w:rsidRPr="004650A2">
        <w:rPr>
          <w:i/>
          <w:iCs/>
          <w:sz w:val="22"/>
          <w:highlight w:val="yellow"/>
          <w:lang w:val="en-GB"/>
        </w:rPr>
        <w:t>Gap Fund</w:t>
      </w:r>
      <w:r w:rsidRPr="004650A2">
        <w:rPr>
          <w:i/>
          <w:iCs/>
          <w:sz w:val="22"/>
          <w:highlight w:val="yellow"/>
          <w:lang w:val="en-GB"/>
        </w:rPr>
        <w:t>, please make sure that these KPIs are included in this section.</w:t>
      </w:r>
      <w:r w:rsidRPr="004B30EA">
        <w:rPr>
          <w:i/>
          <w:iCs/>
          <w:sz w:val="22"/>
          <w:lang w:val="en-GB"/>
        </w:rPr>
        <w:t xml:space="preserve"> </w:t>
      </w:r>
    </w:p>
    <w:p w14:paraId="78EF8CC6" w14:textId="77777777" w:rsidR="00F6574F" w:rsidDel="00934329" w:rsidRDefault="00000000" w:rsidP="00073B05">
      <w:pPr>
        <w:spacing w:after="120" w:line="259" w:lineRule="auto"/>
        <w:jc w:val="both"/>
        <w:rPr>
          <w:del w:id="572" w:author="Li Jianfeng" w:date="2026-09-02T17:15:00Z" w16du:dateUtc="2026-09-02T09:15:00Z"/>
        </w:rPr>
      </w:pPr>
      <w:r w:rsidRPr="004650A2">
        <w:rPr>
          <w:b/>
          <w:sz w:val="22"/>
          <w:highlight w:val="yellow"/>
        </w:rPr>
        <w:t>Current endorsement status.</w:t>
      </w:r>
      <w:r>
        <w:rPr>
          <w:sz w:val="22"/>
        </w:rPr>
        <w:t xml:space="preserve"> Formal industry support letters, letters of intent (LOIs), pre-secured orders, or investment commitments have not yet been secured at the time of this application. The Gap Fund plan uses the first phase to obtain dated customer feedback and, where possible, LOIs linked to measurable key </w:t>
      </w:r>
      <w:r>
        <w:rPr>
          <w:sz w:val="22"/>
        </w:rPr>
        <w:lastRenderedPageBreak/>
        <w:t>performance indicators (KPIs). Any endorsement will be framed around a specific event/anomaly use case rather than a general statement of interest in sensors or monitoring.</w:t>
      </w:r>
    </w:p>
    <w:p w14:paraId="18F8830A" w14:textId="77777777" w:rsidR="00F6574F" w:rsidRPr="00934329" w:rsidRDefault="00F6574F" w:rsidP="00934329">
      <w:pPr>
        <w:spacing w:after="120" w:line="259" w:lineRule="auto"/>
        <w:jc w:val="both"/>
        <w:rPr>
          <w:rFonts w:eastAsiaTheme="minorEastAsia" w:hint="eastAsia"/>
          <w:rPrChange w:id="573" w:author="Li Jianfeng" w:date="2026-09-02T17:15:00Z" w16du:dateUtc="2026-09-02T09:15:00Z">
            <w:rPr/>
          </w:rPrChange>
        </w:rPr>
        <w:pPrChange w:id="574" w:author="Li Jianfeng" w:date="2026-09-02T17:15:00Z" w16du:dateUtc="2026-09-02T09:15:00Z">
          <w:pPr>
            <w:spacing w:after="60" w:line="252" w:lineRule="auto"/>
            <w:jc w:val="both"/>
          </w:pPr>
        </w:pPrChange>
      </w:pPr>
    </w:p>
    <w:p w14:paraId="10C7DAE5" w14:textId="77777777" w:rsidR="00F6574F" w:rsidRDefault="00000000" w:rsidP="00073B05">
      <w:pPr>
        <w:spacing w:after="120" w:line="259" w:lineRule="auto"/>
        <w:jc w:val="both"/>
        <w:rPr>
          <w:ins w:id="575" w:author="Li Jianfeng" w:date="2026-09-02T16:59:00Z" w16du:dateUtc="2026-09-02T08:59:00Z"/>
          <w:rFonts w:eastAsiaTheme="minorEastAsia"/>
          <w:sz w:val="22"/>
        </w:rPr>
      </w:pPr>
      <w:r w:rsidRPr="004650A2">
        <w:rPr>
          <w:b/>
          <w:sz w:val="22"/>
          <w:highlight w:val="yellow"/>
        </w:rPr>
        <w:t>Target validation KPIs for endorsement.</w:t>
      </w:r>
      <w:r>
        <w:rPr>
          <w:sz w:val="22"/>
        </w:rPr>
        <w:t xml:space="preserve"> Potential endorsements are tied to concrete criteria: (1) broad capture of defined sudden events/anomalies with near-zero missed critical events; (2) measurable reduction of false triggers or irrelevant recordings against a fixed-threshold baseline; (3) acceptable wake-up delay and data alignment; (4) reduced power/storage/communication load under the same event-capture requirement; (5) acceptable module cost, integration effort, and device-level testing burden; and (6) confirmation that the captured records support real decisions such as incident review, maintenance action, or complaint response.</w:t>
      </w:r>
    </w:p>
    <w:p w14:paraId="6676929D" w14:textId="26AEAD5C" w:rsidR="0012541D" w:rsidRPr="0012541D" w:rsidRDefault="0012541D" w:rsidP="00037CFD">
      <w:pPr>
        <w:spacing w:after="120" w:line="259" w:lineRule="auto"/>
        <w:jc w:val="center"/>
        <w:rPr>
          <w:rFonts w:eastAsiaTheme="minorEastAsia" w:hint="eastAsia"/>
          <w:i/>
          <w:iCs/>
          <w:rPrChange w:id="576" w:author="Li Jianfeng" w:date="2026-09-02T16:59:00Z" w16du:dateUtc="2026-09-02T08:59:00Z">
            <w:rPr/>
          </w:rPrChange>
        </w:rPr>
        <w:pPrChange w:id="577" w:author="Li Jianfeng" w:date="2026-09-02T17:03:00Z" w16du:dateUtc="2026-09-02T09:03:00Z">
          <w:pPr>
            <w:spacing w:after="120" w:line="259" w:lineRule="auto"/>
            <w:jc w:val="both"/>
          </w:pPr>
        </w:pPrChange>
      </w:pPr>
      <w:ins w:id="578" w:author="Li Jianfeng" w:date="2026-09-02T16:59:00Z" w16du:dateUtc="2026-09-02T08:59:00Z">
        <w:r w:rsidRPr="0012541D">
          <w:rPr>
            <w:rFonts w:eastAsiaTheme="minorEastAsia" w:hint="eastAsia"/>
            <w:i/>
            <w:iCs/>
            <w:sz w:val="22"/>
            <w:rPrChange w:id="579" w:author="Li Jianfeng" w:date="2026-09-02T16:59:00Z" w16du:dateUtc="2026-09-02T08:59:00Z">
              <w:rPr>
                <w:rFonts w:eastAsiaTheme="minorEastAsia" w:hint="eastAsia"/>
                <w:sz w:val="22"/>
              </w:rPr>
            </w:rPrChange>
          </w:rPr>
          <w:t>Table x</w:t>
        </w:r>
      </w:ins>
      <w:ins w:id="580" w:author="Li Jianfeng" w:date="2026-09-02T17:25:00Z" w16du:dateUtc="2026-09-02T09:25:00Z">
        <w:r w:rsidR="00440041">
          <w:rPr>
            <w:rFonts w:eastAsiaTheme="minorEastAsia" w:hint="eastAsia"/>
            <w:i/>
            <w:iCs/>
            <w:sz w:val="22"/>
          </w:rPr>
          <w:t xml:space="preserve"> </w:t>
        </w:r>
        <w:r w:rsidR="00440041" w:rsidRPr="00440041">
          <w:rPr>
            <w:rFonts w:eastAsiaTheme="minorEastAsia"/>
            <w:i/>
            <w:iCs/>
            <w:sz w:val="22"/>
          </w:rPr>
          <w:t>利益相关者背书与验证证据规划表</w:t>
        </w:r>
      </w:ins>
    </w:p>
    <w:tbl>
      <w:tblPr>
        <w:tblStyle w:val="a7"/>
        <w:tblW w:w="0" w:type="auto"/>
        <w:jc w:val="center"/>
        <w:tblLook w:val="04A0" w:firstRow="1" w:lastRow="0" w:firstColumn="1" w:lastColumn="0" w:noHBand="0" w:noVBand="1"/>
      </w:tblPr>
      <w:tblGrid>
        <w:gridCol w:w="2371"/>
        <w:gridCol w:w="3666"/>
        <w:gridCol w:w="3585"/>
      </w:tblGrid>
      <w:tr w:rsidR="00DA7364" w:rsidRPr="004650A2" w14:paraId="73FE0636" w14:textId="77777777">
        <w:trPr>
          <w:jc w:val="center"/>
        </w:trPr>
        <w:tc>
          <w:tcPr>
            <w:tcW w:w="2376" w:type="dxa"/>
            <w:shd w:val="clear" w:color="auto" w:fill="EDEDED"/>
            <w:vAlign w:val="center"/>
          </w:tcPr>
          <w:p w14:paraId="5E2548E0" w14:textId="77777777" w:rsidR="00DA7364" w:rsidRPr="00B33246" w:rsidRDefault="00000000" w:rsidP="00073B05">
            <w:pPr>
              <w:jc w:val="both"/>
              <w:rPr>
                <w:highlight w:val="yellow"/>
              </w:rPr>
              <w:pPrChange w:id="581" w:author="Li Jianfeng" w:date="2026-09-02T16:59:00Z" w16du:dateUtc="2026-09-02T08:59:00Z">
                <w:pPr/>
              </w:pPrChange>
            </w:pPr>
            <w:r w:rsidRPr="00B33246">
              <w:rPr>
                <w:b/>
                <w:highlight w:val="yellow"/>
                <w:rPrChange w:id="582" w:author="Li Jianfeng" w:date="2026-09-02T17:03:00Z" w16du:dateUtc="2026-09-02T09:03:00Z">
                  <w:rPr>
                    <w:b/>
                    <w:sz w:val="16"/>
                    <w:highlight w:val="yellow"/>
                  </w:rPr>
                </w:rPrChange>
              </w:rPr>
              <w:t>Endorsement target</w:t>
            </w:r>
          </w:p>
        </w:tc>
        <w:tc>
          <w:tcPr>
            <w:tcW w:w="3671" w:type="dxa"/>
            <w:shd w:val="clear" w:color="auto" w:fill="EDEDED"/>
            <w:vAlign w:val="center"/>
          </w:tcPr>
          <w:p w14:paraId="5769905E" w14:textId="77777777" w:rsidR="00DA7364" w:rsidRPr="00B33246" w:rsidRDefault="00000000" w:rsidP="00073B05">
            <w:pPr>
              <w:jc w:val="both"/>
              <w:rPr>
                <w:highlight w:val="yellow"/>
              </w:rPr>
              <w:pPrChange w:id="583" w:author="Li Jianfeng" w:date="2026-09-02T16:59:00Z" w16du:dateUtc="2026-09-02T08:59:00Z">
                <w:pPr/>
              </w:pPrChange>
            </w:pPr>
            <w:r w:rsidRPr="00B33246">
              <w:rPr>
                <w:b/>
                <w:highlight w:val="yellow"/>
                <w:rPrChange w:id="584" w:author="Li Jianfeng" w:date="2026-09-02T17:03:00Z" w16du:dateUtc="2026-09-02T09:03:00Z">
                  <w:rPr>
                    <w:b/>
                    <w:sz w:val="16"/>
                    <w:highlight w:val="yellow"/>
                  </w:rPr>
                </w:rPrChange>
              </w:rPr>
              <w:t>Relevant assessment</w:t>
            </w:r>
          </w:p>
        </w:tc>
        <w:tc>
          <w:tcPr>
            <w:tcW w:w="3600" w:type="dxa"/>
            <w:shd w:val="clear" w:color="auto" w:fill="EDEDED"/>
            <w:vAlign w:val="center"/>
          </w:tcPr>
          <w:p w14:paraId="07D43B92" w14:textId="77777777" w:rsidR="00DA7364" w:rsidRPr="00B33246" w:rsidRDefault="00000000" w:rsidP="00073B05">
            <w:pPr>
              <w:jc w:val="both"/>
              <w:rPr>
                <w:highlight w:val="yellow"/>
              </w:rPr>
              <w:pPrChange w:id="585" w:author="Li Jianfeng" w:date="2026-09-02T16:59:00Z" w16du:dateUtc="2026-09-02T08:59:00Z">
                <w:pPr/>
              </w:pPrChange>
            </w:pPr>
            <w:r w:rsidRPr="00B33246">
              <w:rPr>
                <w:b/>
                <w:highlight w:val="yellow"/>
                <w:rPrChange w:id="586" w:author="Li Jianfeng" w:date="2026-09-02T17:03:00Z" w16du:dateUtc="2026-09-02T09:03:00Z">
                  <w:rPr>
                    <w:b/>
                    <w:sz w:val="16"/>
                    <w:highlight w:val="yellow"/>
                  </w:rPr>
                </w:rPrChange>
              </w:rPr>
              <w:t>Expected evidence</w:t>
            </w:r>
          </w:p>
        </w:tc>
      </w:tr>
      <w:tr w:rsidR="00DA7364" w:rsidRPr="004650A2" w14:paraId="63CD4666" w14:textId="77777777">
        <w:trPr>
          <w:jc w:val="center"/>
        </w:trPr>
        <w:tc>
          <w:tcPr>
            <w:tcW w:w="2376" w:type="dxa"/>
            <w:shd w:val="clear" w:color="auto" w:fill="FFFFFF"/>
            <w:vAlign w:val="center"/>
          </w:tcPr>
          <w:p w14:paraId="73412BF7" w14:textId="77777777" w:rsidR="00DA7364" w:rsidRPr="00B33246" w:rsidRDefault="00000000" w:rsidP="00073B05">
            <w:pPr>
              <w:jc w:val="both"/>
              <w:rPr>
                <w:highlight w:val="yellow"/>
              </w:rPr>
              <w:pPrChange w:id="587" w:author="Li Jianfeng" w:date="2026-09-02T16:59:00Z" w16du:dateUtc="2026-09-02T08:59:00Z">
                <w:pPr/>
              </w:pPrChange>
            </w:pPr>
            <w:r w:rsidRPr="00B33246">
              <w:rPr>
                <w:highlight w:val="yellow"/>
                <w:rPrChange w:id="588" w:author="Li Jianfeng" w:date="2026-09-02T17:03:00Z" w16du:dateUtc="2026-09-02T09:03:00Z">
                  <w:rPr>
                    <w:sz w:val="16"/>
                    <w:highlight w:val="yellow"/>
                  </w:rPr>
                </w:rPrChange>
              </w:rPr>
              <w:t>Equipment manufacturer / system builder</w:t>
            </w:r>
          </w:p>
        </w:tc>
        <w:tc>
          <w:tcPr>
            <w:tcW w:w="3671" w:type="dxa"/>
            <w:shd w:val="clear" w:color="auto" w:fill="FFFFFF"/>
            <w:vAlign w:val="center"/>
          </w:tcPr>
          <w:p w14:paraId="2640A7BB" w14:textId="77777777" w:rsidR="00DA7364" w:rsidRPr="00B33246" w:rsidRDefault="00000000" w:rsidP="00073B05">
            <w:pPr>
              <w:jc w:val="both"/>
              <w:rPr>
                <w:highlight w:val="yellow"/>
              </w:rPr>
              <w:pPrChange w:id="589" w:author="Li Jianfeng" w:date="2026-09-02T16:59:00Z" w16du:dateUtc="2026-09-02T08:59:00Z">
                <w:pPr/>
              </w:pPrChange>
            </w:pPr>
            <w:r w:rsidRPr="00B33246">
              <w:rPr>
                <w:highlight w:val="yellow"/>
                <w:rPrChange w:id="590" w:author="Li Jianfeng" w:date="2026-09-02T17:03:00Z" w16du:dateUtc="2026-09-02T09:03:00Z">
                  <w:rPr>
                    <w:sz w:val="16"/>
                    <w:highlight w:val="yellow"/>
                  </w:rPr>
                </w:rPrChange>
              </w:rPr>
              <w:t>Integration feasibility, incremental cost, manufacturability, target annual device volume</w:t>
            </w:r>
          </w:p>
        </w:tc>
        <w:tc>
          <w:tcPr>
            <w:tcW w:w="3600" w:type="dxa"/>
            <w:shd w:val="clear" w:color="auto" w:fill="FFFFFF"/>
            <w:vAlign w:val="center"/>
          </w:tcPr>
          <w:p w14:paraId="196F744C" w14:textId="77777777" w:rsidR="00DA7364" w:rsidRPr="00B33246" w:rsidRDefault="00000000" w:rsidP="00073B05">
            <w:pPr>
              <w:jc w:val="both"/>
              <w:rPr>
                <w:highlight w:val="yellow"/>
              </w:rPr>
              <w:pPrChange w:id="591" w:author="Li Jianfeng" w:date="2026-09-02T16:59:00Z" w16du:dateUtc="2026-09-02T08:59:00Z">
                <w:pPr/>
              </w:pPrChange>
            </w:pPr>
            <w:r w:rsidRPr="00B33246">
              <w:rPr>
                <w:highlight w:val="yellow"/>
                <w:rPrChange w:id="592" w:author="Li Jianfeng" w:date="2026-09-02T17:03:00Z" w16du:dateUtc="2026-09-02T09:03:00Z">
                  <w:rPr>
                    <w:sz w:val="16"/>
                    <w:highlight w:val="yellow"/>
                  </w:rPr>
                </w:rPrChange>
              </w:rPr>
              <w:t>Dated feedback, support letter, LOI, or joint-development discussion tied to KPIs</w:t>
            </w:r>
          </w:p>
        </w:tc>
      </w:tr>
      <w:tr w:rsidR="00DA7364" w:rsidRPr="004650A2" w14:paraId="14466E61" w14:textId="77777777">
        <w:trPr>
          <w:jc w:val="center"/>
        </w:trPr>
        <w:tc>
          <w:tcPr>
            <w:tcW w:w="2376" w:type="dxa"/>
            <w:shd w:val="clear" w:color="auto" w:fill="FFFFFF"/>
            <w:vAlign w:val="center"/>
          </w:tcPr>
          <w:p w14:paraId="55129923" w14:textId="77777777" w:rsidR="00DA7364" w:rsidRPr="00B33246" w:rsidRDefault="00000000" w:rsidP="00073B05">
            <w:pPr>
              <w:jc w:val="both"/>
              <w:rPr>
                <w:highlight w:val="yellow"/>
              </w:rPr>
              <w:pPrChange w:id="593" w:author="Li Jianfeng" w:date="2026-09-02T16:59:00Z" w16du:dateUtc="2026-09-02T08:59:00Z">
                <w:pPr/>
              </w:pPrChange>
            </w:pPr>
            <w:r w:rsidRPr="00B33246">
              <w:rPr>
                <w:highlight w:val="yellow"/>
                <w:rPrChange w:id="594" w:author="Li Jianfeng" w:date="2026-09-02T17:03:00Z" w16du:dateUtc="2026-09-02T09:03:00Z">
                  <w:rPr>
                    <w:sz w:val="16"/>
                    <w:highlight w:val="yellow"/>
                  </w:rPr>
                </w:rPrChange>
              </w:rPr>
              <w:t>Field user / service provider</w:t>
            </w:r>
          </w:p>
        </w:tc>
        <w:tc>
          <w:tcPr>
            <w:tcW w:w="3671" w:type="dxa"/>
            <w:shd w:val="clear" w:color="auto" w:fill="FFFFFF"/>
            <w:vAlign w:val="center"/>
          </w:tcPr>
          <w:p w14:paraId="4589A4A3" w14:textId="77777777" w:rsidR="00DA7364" w:rsidRPr="00B33246" w:rsidRDefault="00000000" w:rsidP="00073B05">
            <w:pPr>
              <w:jc w:val="both"/>
              <w:rPr>
                <w:highlight w:val="yellow"/>
              </w:rPr>
              <w:pPrChange w:id="595" w:author="Li Jianfeng" w:date="2026-09-02T16:59:00Z" w16du:dateUtc="2026-09-02T08:59:00Z">
                <w:pPr/>
              </w:pPrChange>
            </w:pPr>
            <w:r w:rsidRPr="00B33246">
              <w:rPr>
                <w:highlight w:val="yellow"/>
                <w:rPrChange w:id="596" w:author="Li Jianfeng" w:date="2026-09-02T17:03:00Z" w16du:dateUtc="2026-09-02T09:03:00Z">
                  <w:rPr>
                    <w:sz w:val="16"/>
                    <w:highlight w:val="yellow"/>
                  </w:rPr>
                </w:rPrChange>
              </w:rPr>
              <w:t>Event/anomaly records, false-trigger reduction, battery/storage/communication benefit, workflow fit</w:t>
            </w:r>
          </w:p>
        </w:tc>
        <w:tc>
          <w:tcPr>
            <w:tcW w:w="3600" w:type="dxa"/>
            <w:shd w:val="clear" w:color="auto" w:fill="FFFFFF"/>
            <w:vAlign w:val="center"/>
          </w:tcPr>
          <w:p w14:paraId="4C7DE1A6" w14:textId="77777777" w:rsidR="00DA7364" w:rsidRPr="00B33246" w:rsidRDefault="00000000" w:rsidP="00073B05">
            <w:pPr>
              <w:jc w:val="both"/>
              <w:rPr>
                <w:highlight w:val="yellow"/>
              </w:rPr>
              <w:pPrChange w:id="597" w:author="Li Jianfeng" w:date="2026-09-02T16:59:00Z" w16du:dateUtc="2026-09-02T08:59:00Z">
                <w:pPr/>
              </w:pPrChange>
            </w:pPr>
            <w:r w:rsidRPr="00B33246">
              <w:rPr>
                <w:highlight w:val="yellow"/>
                <w:rPrChange w:id="598" w:author="Li Jianfeng" w:date="2026-09-02T17:03:00Z" w16du:dateUtc="2026-09-02T09:03:00Z">
                  <w:rPr>
                    <w:sz w:val="16"/>
                    <w:highlight w:val="yellow"/>
                  </w:rPr>
                </w:rPrChange>
              </w:rPr>
              <w:t>Pilot feedback, benchmark acceptance, or conditional willingness-to-pay statement</w:t>
            </w:r>
          </w:p>
        </w:tc>
      </w:tr>
      <w:tr w:rsidR="00DA7364" w:rsidRPr="004650A2" w14:paraId="6F6908CE" w14:textId="77777777">
        <w:trPr>
          <w:jc w:val="center"/>
        </w:trPr>
        <w:tc>
          <w:tcPr>
            <w:tcW w:w="2376" w:type="dxa"/>
            <w:shd w:val="clear" w:color="auto" w:fill="FFFFFF"/>
            <w:vAlign w:val="center"/>
          </w:tcPr>
          <w:p w14:paraId="6D05473E" w14:textId="77777777" w:rsidR="00DA7364" w:rsidRPr="00B33246" w:rsidRDefault="00000000" w:rsidP="00073B05">
            <w:pPr>
              <w:jc w:val="both"/>
              <w:rPr>
                <w:highlight w:val="yellow"/>
              </w:rPr>
              <w:pPrChange w:id="599" w:author="Li Jianfeng" w:date="2026-09-02T16:59:00Z" w16du:dateUtc="2026-09-02T08:59:00Z">
                <w:pPr/>
              </w:pPrChange>
            </w:pPr>
            <w:r w:rsidRPr="00B33246">
              <w:rPr>
                <w:highlight w:val="yellow"/>
                <w:rPrChange w:id="600" w:author="Li Jianfeng" w:date="2026-09-02T17:03:00Z" w16du:dateUtc="2026-09-02T09:03:00Z">
                  <w:rPr>
                    <w:sz w:val="16"/>
                    <w:highlight w:val="yellow"/>
                  </w:rPr>
                </w:rPrChange>
              </w:rPr>
              <w:t>Investor / commercial partner</w:t>
            </w:r>
          </w:p>
        </w:tc>
        <w:tc>
          <w:tcPr>
            <w:tcW w:w="3671" w:type="dxa"/>
            <w:shd w:val="clear" w:color="auto" w:fill="FFFFFF"/>
            <w:vAlign w:val="center"/>
          </w:tcPr>
          <w:p w14:paraId="7E8B04B7" w14:textId="77777777" w:rsidR="00DA7364" w:rsidRPr="00B33246" w:rsidRDefault="00000000" w:rsidP="00073B05">
            <w:pPr>
              <w:jc w:val="both"/>
              <w:rPr>
                <w:highlight w:val="yellow"/>
              </w:rPr>
              <w:pPrChange w:id="601" w:author="Li Jianfeng" w:date="2026-09-02T16:59:00Z" w16du:dateUtc="2026-09-02T08:59:00Z">
                <w:pPr/>
              </w:pPrChange>
            </w:pPr>
            <w:r w:rsidRPr="00B33246">
              <w:rPr>
                <w:highlight w:val="yellow"/>
                <w:rPrChange w:id="602" w:author="Li Jianfeng" w:date="2026-09-02T17:03:00Z" w16du:dateUtc="2026-09-02T09:03:00Z">
                  <w:rPr>
                    <w:sz w:val="16"/>
                    <w:highlight w:val="yellow"/>
                  </w:rPr>
                </w:rPrChange>
              </w:rPr>
              <w:t>Repeatability across infrastructure and industrial monitoring, defensible IP/licensing path, scalable revenue model</w:t>
            </w:r>
          </w:p>
        </w:tc>
        <w:tc>
          <w:tcPr>
            <w:tcW w:w="3600" w:type="dxa"/>
            <w:shd w:val="clear" w:color="auto" w:fill="FFFFFF"/>
            <w:vAlign w:val="center"/>
          </w:tcPr>
          <w:p w14:paraId="3640CF9A" w14:textId="77777777" w:rsidR="00DA7364" w:rsidRPr="00B33246" w:rsidRDefault="00000000" w:rsidP="00073B05">
            <w:pPr>
              <w:jc w:val="both"/>
              <w:rPr>
                <w:highlight w:val="yellow"/>
              </w:rPr>
              <w:pPrChange w:id="603" w:author="Li Jianfeng" w:date="2026-09-02T16:59:00Z" w16du:dateUtc="2026-09-02T08:59:00Z">
                <w:pPr/>
              </w:pPrChange>
            </w:pPr>
            <w:r w:rsidRPr="00B33246">
              <w:rPr>
                <w:highlight w:val="yellow"/>
                <w:rPrChange w:id="604" w:author="Li Jianfeng" w:date="2026-09-02T17:03:00Z" w16du:dateUtc="2026-09-02T09:03:00Z">
                  <w:rPr>
                    <w:sz w:val="16"/>
                    <w:highlight w:val="yellow"/>
                  </w:rPr>
                </w:rPrChange>
              </w:rPr>
              <w:t>Follow-on discussion contingent on pilot KPI results</w:t>
            </w:r>
          </w:p>
        </w:tc>
      </w:tr>
    </w:tbl>
    <w:p w14:paraId="2B83BA14" w14:textId="77777777" w:rsidR="00F6574F" w:rsidRPr="004650A2" w:rsidRDefault="00F6574F" w:rsidP="00073B05">
      <w:pPr>
        <w:spacing w:after="60" w:line="252" w:lineRule="auto"/>
        <w:jc w:val="both"/>
        <w:rPr>
          <w:highlight w:val="yellow"/>
        </w:rPr>
      </w:pPr>
    </w:p>
    <w:p w14:paraId="778652D3" w14:textId="77777777" w:rsidR="00F6574F" w:rsidDel="00934329" w:rsidRDefault="00000000" w:rsidP="00073B05">
      <w:pPr>
        <w:spacing w:after="120" w:line="259" w:lineRule="auto"/>
        <w:jc w:val="both"/>
        <w:rPr>
          <w:del w:id="605" w:author="Li Jianfeng" w:date="2026-09-02T17:15:00Z" w16du:dateUtc="2026-09-02T09:15:00Z"/>
        </w:rPr>
      </w:pPr>
      <w:r w:rsidRPr="004650A2">
        <w:rPr>
          <w:b/>
          <w:sz w:val="22"/>
          <w:highlight w:val="yellow"/>
        </w:rPr>
        <w:t>Planned industry assessment.</w:t>
      </w:r>
      <w:r w:rsidRPr="004650A2">
        <w:rPr>
          <w:sz w:val="22"/>
          <w:highlight w:val="yellow"/>
        </w:rPr>
        <w:t xml:space="preserve"> The proposed first-round assessment should involve one equipment-side partner and one field-side partner, with Singapore as the preferred first testbed and Southeast Asia/China as follow-on expansion layers. The equipment-side partner should assess integration feasibility, design authority, target device volume, acceptable incremental cost, manufacturability, and whether the preferred product form is a module, software package, IP licence, or complete pilot node. The field partner should assess whether the system captures the right event/anomaly records with fewer false recordings under realistic field conditions. These assessments will be used to refine product scope and support follow-on licensing, joint development, LOI, customer-order, or investment discussions.</w:t>
      </w:r>
    </w:p>
    <w:p w14:paraId="77246661" w14:textId="77777777" w:rsidR="00E4627E" w:rsidRPr="004B30EA" w:rsidDel="00934329" w:rsidRDefault="00E4627E" w:rsidP="00073B05">
      <w:pPr>
        <w:jc w:val="both"/>
        <w:rPr>
          <w:del w:id="606" w:author="Li Jianfeng" w:date="2026-09-02T17:15:00Z" w16du:dateUtc="2026-09-02T09:15:00Z"/>
          <w:rFonts w:hint="eastAsia"/>
          <w:b/>
          <w:bCs/>
          <w:lang w:val="en-GB"/>
        </w:rPr>
      </w:pPr>
    </w:p>
    <w:p w14:paraId="4A788FA6" w14:textId="77777777" w:rsidR="004B30EA" w:rsidRPr="00934329" w:rsidRDefault="004B30EA" w:rsidP="00934329">
      <w:pPr>
        <w:spacing w:after="120" w:line="259" w:lineRule="auto"/>
        <w:jc w:val="both"/>
        <w:rPr>
          <w:rFonts w:eastAsiaTheme="minorEastAsia" w:hint="eastAsia"/>
          <w:b/>
          <w:bCs/>
          <w:sz w:val="28"/>
          <w:szCs w:val="28"/>
          <w:lang w:val="en-GB"/>
          <w:rPrChange w:id="607" w:author="Li Jianfeng" w:date="2026-09-02T17:15:00Z" w16du:dateUtc="2026-09-02T09:15:00Z">
            <w:rPr>
              <w:b/>
              <w:bCs/>
              <w:sz w:val="28"/>
              <w:szCs w:val="28"/>
              <w:lang w:val="en-GB"/>
            </w:rPr>
          </w:rPrChange>
        </w:rPr>
        <w:pPrChange w:id="608" w:author="Li Jianfeng" w:date="2026-09-02T17:15:00Z" w16du:dateUtc="2026-09-02T09:15:00Z">
          <w:pPr>
            <w:jc w:val="both"/>
          </w:pPr>
        </w:pPrChange>
      </w:pPr>
    </w:p>
    <w:p w14:paraId="0E2BA940" w14:textId="77777777" w:rsidR="00E4627E" w:rsidRPr="004B30EA" w:rsidRDefault="00E4627E" w:rsidP="00073B05">
      <w:pPr>
        <w:jc w:val="both"/>
        <w:rPr>
          <w:b/>
          <w:bCs/>
          <w:sz w:val="28"/>
          <w:szCs w:val="28"/>
          <w:lang w:val="en-GB"/>
        </w:rPr>
      </w:pPr>
      <w:r w:rsidRPr="004B30EA">
        <w:rPr>
          <w:b/>
          <w:bCs/>
          <w:sz w:val="22"/>
          <w:szCs w:val="28"/>
          <w:lang w:val="en-GB"/>
        </w:rPr>
        <w:t>3.</w:t>
      </w:r>
      <w:r w:rsidRPr="004B30EA">
        <w:rPr>
          <w:b/>
          <w:bCs/>
          <w:sz w:val="22"/>
          <w:szCs w:val="28"/>
          <w:lang w:val="en-GB"/>
        </w:rPr>
        <w:tab/>
        <w:t>Technology</w:t>
      </w:r>
    </w:p>
    <w:p w14:paraId="3C08BCD7" w14:textId="77777777" w:rsidR="00E4627E" w:rsidRPr="004B30EA" w:rsidRDefault="00E4627E" w:rsidP="00073B05">
      <w:pPr>
        <w:jc w:val="both"/>
        <w:rPr>
          <w:b/>
          <w:bCs/>
          <w:lang w:val="en-GB"/>
        </w:rPr>
      </w:pPr>
    </w:p>
    <w:p w14:paraId="64F7C9FF" w14:textId="4A04761B" w:rsidR="00073B05" w:rsidRPr="00D94D33" w:rsidRDefault="00E4627E" w:rsidP="00073B05">
      <w:pPr>
        <w:jc w:val="both"/>
        <w:rPr>
          <w:rFonts w:eastAsiaTheme="minorEastAsia" w:hint="eastAsia"/>
          <w:b/>
          <w:bCs/>
          <w:sz w:val="22"/>
          <w:lang w:val="en-GB"/>
          <w:rPrChange w:id="609" w:author="Li Jianfeng" w:date="2026-09-02T16:59:00Z" w16du:dateUtc="2026-09-02T08:59:00Z">
            <w:rPr>
              <w:b/>
              <w:bCs/>
              <w:lang w:val="en-GB"/>
            </w:rPr>
          </w:rPrChange>
        </w:rPr>
      </w:pPr>
      <w:r w:rsidRPr="004B30EA">
        <w:rPr>
          <w:b/>
          <w:bCs/>
          <w:sz w:val="22"/>
          <w:lang w:val="en-GB"/>
        </w:rPr>
        <w:t>3.1</w:t>
      </w:r>
      <w:r w:rsidRPr="004B30EA">
        <w:rPr>
          <w:b/>
          <w:bCs/>
          <w:sz w:val="22"/>
          <w:lang w:val="en-GB"/>
        </w:rPr>
        <w:tab/>
        <w:t>Background Intellectual Property (IP) / Underlying Technology</w:t>
      </w:r>
    </w:p>
    <w:p w14:paraId="024B3AC8" w14:textId="254DAAF7" w:rsidR="00E4627E" w:rsidRPr="00073B05" w:rsidRDefault="00073B05" w:rsidP="00073B05">
      <w:pPr>
        <w:jc w:val="center"/>
        <w:rPr>
          <w:rFonts w:eastAsiaTheme="minorEastAsia" w:hint="eastAsia"/>
          <w:b/>
          <w:bCs/>
          <w:i/>
          <w:iCs/>
          <w:lang w:val="en-GB"/>
          <w:rPrChange w:id="610" w:author="Li Jianfeng" w:date="2026-09-02T16:59:00Z" w16du:dateUtc="2026-09-02T08:59:00Z">
            <w:rPr>
              <w:b/>
              <w:bCs/>
              <w:lang w:val="en-GB"/>
            </w:rPr>
          </w:rPrChange>
        </w:rPr>
        <w:pPrChange w:id="611" w:author="Li Jianfeng" w:date="2026-09-02T16:59:00Z" w16du:dateUtc="2026-09-02T08:59:00Z">
          <w:pPr>
            <w:jc w:val="both"/>
          </w:pPr>
        </w:pPrChange>
      </w:pPr>
      <w:ins w:id="612" w:author="Li Jianfeng" w:date="2026-09-02T16:59:00Z" w16du:dateUtc="2026-09-02T08:59:00Z">
        <w:r w:rsidRPr="00073B05">
          <w:rPr>
            <w:rFonts w:eastAsiaTheme="minorEastAsia" w:hint="eastAsia"/>
            <w:b/>
            <w:bCs/>
            <w:i/>
            <w:iCs/>
            <w:lang w:val="en-GB"/>
            <w:rPrChange w:id="613" w:author="Li Jianfeng" w:date="2026-09-02T16:59:00Z" w16du:dateUtc="2026-09-02T08:59:00Z">
              <w:rPr>
                <w:rFonts w:eastAsiaTheme="minorEastAsia" w:hint="eastAsia"/>
                <w:b/>
                <w:bCs/>
                <w:lang w:val="en-GB"/>
              </w:rPr>
            </w:rPrChange>
          </w:rPr>
          <w:t>Table x</w:t>
        </w:r>
      </w:ins>
    </w:p>
    <w:tbl>
      <w:tblPr>
        <w:tblStyle w:val="a7"/>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Change w:id="614" w:author="Li Jianfeng" w:date="2026-09-02T16:59:00Z" w16du:dateUtc="2026-09-02T08:59:00Z">
          <w:tblPr>
            <w:tblStyle w:val="a7"/>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PrChange>
      </w:tblPr>
      <w:tblGrid>
        <w:gridCol w:w="3528"/>
        <w:gridCol w:w="3413"/>
        <w:gridCol w:w="2552"/>
        <w:tblGridChange w:id="615">
          <w:tblGrid>
            <w:gridCol w:w="3528"/>
            <w:gridCol w:w="2520"/>
            <w:gridCol w:w="893"/>
            <w:gridCol w:w="1627"/>
            <w:gridCol w:w="925"/>
          </w:tblGrid>
        </w:tblGridChange>
      </w:tblGrid>
      <w:tr w:rsidR="00E4627E" w:rsidRPr="004B30EA" w14:paraId="41B724BD" w14:textId="77777777" w:rsidTr="00073B05">
        <w:trPr>
          <w:tblHeader/>
          <w:trPrChange w:id="616" w:author="Li Jianfeng" w:date="2026-09-02T16:59:00Z" w16du:dateUtc="2026-09-02T08:59:00Z">
            <w:trPr>
              <w:gridAfter w:val="0"/>
              <w:tblHeader/>
            </w:trPr>
          </w:trPrChange>
        </w:trPr>
        <w:tc>
          <w:tcPr>
            <w:tcW w:w="3528" w:type="dxa"/>
            <w:shd w:val="clear" w:color="auto" w:fill="CCCCCC"/>
            <w:tcPrChange w:id="617" w:author="Li Jianfeng" w:date="2026-09-02T16:59:00Z" w16du:dateUtc="2026-09-02T08:59:00Z">
              <w:tcPr>
                <w:tcW w:w="3528" w:type="dxa"/>
                <w:shd w:val="clear" w:color="auto" w:fill="CCCCCC"/>
              </w:tcPr>
            </w:tcPrChange>
          </w:tcPr>
          <w:p w14:paraId="1B1ACDB8" w14:textId="77777777" w:rsidR="001C68C8" w:rsidRDefault="00000000" w:rsidP="00073B05">
            <w:pPr>
              <w:spacing w:after="60"/>
              <w:jc w:val="both"/>
              <w:pPrChange w:id="618" w:author="Li Jianfeng" w:date="2026-09-02T16:59:00Z" w16du:dateUtc="2026-09-02T08:59:00Z">
                <w:pPr>
                  <w:spacing w:after="60"/>
                </w:pPr>
              </w:pPrChange>
            </w:pPr>
            <w:r>
              <w:rPr>
                <w:b/>
              </w:rPr>
              <w:t>Description</w:t>
            </w:r>
          </w:p>
        </w:tc>
        <w:tc>
          <w:tcPr>
            <w:tcW w:w="3413" w:type="dxa"/>
            <w:shd w:val="clear" w:color="auto" w:fill="CCCCCC"/>
            <w:tcPrChange w:id="619" w:author="Li Jianfeng" w:date="2026-09-02T16:59:00Z" w16du:dateUtc="2026-09-02T08:59:00Z">
              <w:tcPr>
                <w:tcW w:w="2520" w:type="dxa"/>
                <w:shd w:val="clear" w:color="auto" w:fill="CCCCCC"/>
              </w:tcPr>
            </w:tcPrChange>
          </w:tcPr>
          <w:p w14:paraId="6E52D520" w14:textId="77777777" w:rsidR="001C68C8" w:rsidRDefault="00000000" w:rsidP="00073B05">
            <w:pPr>
              <w:spacing w:after="60"/>
              <w:jc w:val="both"/>
              <w:pPrChange w:id="620" w:author="Li Jianfeng" w:date="2026-09-02T16:59:00Z" w16du:dateUtc="2026-09-02T08:59:00Z">
                <w:pPr>
                  <w:spacing w:after="60"/>
                </w:pPr>
              </w:pPrChange>
            </w:pPr>
            <w:r>
              <w:rPr>
                <w:b/>
              </w:rPr>
              <w:t>Type of IP</w:t>
            </w:r>
          </w:p>
        </w:tc>
        <w:tc>
          <w:tcPr>
            <w:tcW w:w="2552" w:type="dxa"/>
            <w:shd w:val="clear" w:color="auto" w:fill="CCCCCC"/>
            <w:tcPrChange w:id="621" w:author="Li Jianfeng" w:date="2026-09-02T16:59:00Z" w16du:dateUtc="2026-09-02T08:59:00Z">
              <w:tcPr>
                <w:tcW w:w="2520" w:type="dxa"/>
                <w:gridSpan w:val="2"/>
                <w:shd w:val="clear" w:color="auto" w:fill="CCCCCC"/>
              </w:tcPr>
            </w:tcPrChange>
          </w:tcPr>
          <w:p w14:paraId="7AC70FD4" w14:textId="77777777" w:rsidR="001C68C8" w:rsidRDefault="00000000" w:rsidP="00073B05">
            <w:pPr>
              <w:spacing w:after="60"/>
              <w:jc w:val="both"/>
              <w:pPrChange w:id="622" w:author="Li Jianfeng" w:date="2026-09-02T16:59:00Z" w16du:dateUtc="2026-09-02T08:59:00Z">
                <w:pPr>
                  <w:spacing w:after="60"/>
                </w:pPr>
              </w:pPrChange>
            </w:pPr>
            <w:r>
              <w:rPr>
                <w:b/>
              </w:rPr>
              <w:t>Owner (if applicable)</w:t>
            </w:r>
          </w:p>
        </w:tc>
      </w:tr>
      <w:tr w:rsidR="00E4627E" w:rsidRPr="004B30EA" w14:paraId="2E19048B" w14:textId="77777777" w:rsidTr="00073B05">
        <w:trPr>
          <w:trPrChange w:id="623" w:author="Li Jianfeng" w:date="2026-09-02T16:59:00Z" w16du:dateUtc="2026-09-02T08:59:00Z">
            <w:trPr>
              <w:gridAfter w:val="0"/>
            </w:trPr>
          </w:trPrChange>
        </w:trPr>
        <w:tc>
          <w:tcPr>
            <w:tcW w:w="3528" w:type="dxa"/>
            <w:tcPrChange w:id="624" w:author="Li Jianfeng" w:date="2026-09-02T16:59:00Z" w16du:dateUtc="2026-09-02T08:59:00Z">
              <w:tcPr>
                <w:tcW w:w="3528" w:type="dxa"/>
              </w:tcPr>
            </w:tcPrChange>
          </w:tcPr>
          <w:p w14:paraId="2A092FB8" w14:textId="77777777" w:rsidR="008764D6" w:rsidRDefault="00000000" w:rsidP="00073B05">
            <w:pPr>
              <w:spacing w:after="60"/>
              <w:jc w:val="both"/>
              <w:pPrChange w:id="625" w:author="Li Jianfeng" w:date="2026-09-02T16:59:00Z" w16du:dateUtc="2026-09-02T08:59:00Z">
                <w:pPr>
                  <w:spacing w:after="60"/>
                </w:pPr>
              </w:pPrChange>
            </w:pPr>
            <w:r>
              <w:t>Smart adaptive triggering mechanism for event-driven time-series sensing on resource-constrained edge devices, covering the co-designed hardware and software architecture (low-power sentinel channel, event-driven power and signal switching, preservation and in-node alignment of pre-trigger information) and the closed-loop optimisation of triggering conditions. The invention was made at NTU, disclosed to NTUitive, and documented in Singapore provisional patent application No. 10202502426R, filed 26 August 2025. Inventors: Fu Yuguang, Cui Shuaiwen, Yu Xiao, Yu Xuewen.</w:t>
            </w:r>
          </w:p>
        </w:tc>
        <w:tc>
          <w:tcPr>
            <w:tcW w:w="3413" w:type="dxa"/>
            <w:tcPrChange w:id="626" w:author="Li Jianfeng" w:date="2026-09-02T16:59:00Z" w16du:dateUtc="2026-09-02T08:59:00Z">
              <w:tcPr>
                <w:tcW w:w="2520" w:type="dxa"/>
              </w:tcPr>
            </w:tcPrChange>
          </w:tcPr>
          <w:p w14:paraId="3D785D24" w14:textId="77777777" w:rsidR="008764D6" w:rsidRDefault="00000000" w:rsidP="00073B05">
            <w:pPr>
              <w:spacing w:after="60"/>
              <w:jc w:val="both"/>
              <w:pPrChange w:id="627" w:author="Li Jianfeng" w:date="2026-09-02T16:59:00Z" w16du:dateUtc="2026-09-02T08:59:00Z">
                <w:pPr>
                  <w:spacing w:after="60"/>
                </w:pPr>
              </w:pPrChange>
            </w:pPr>
            <w:r>
              <w:t xml:space="preserve">Invention made at NTU and disclosed to NTUitive. </w:t>
            </w:r>
            <w:r>
              <w:rPr>
                <w:highlight w:val="yellow"/>
              </w:rPr>
              <w:t>A subsequent filing on the provisional application is not being pursued, so there is no pending patent application on this invention at present; status to be confirmed with NTUitive before submission.</w:t>
            </w:r>
          </w:p>
          <w:p w14:paraId="4D9A09DD" w14:textId="77777777" w:rsidR="008764D6" w:rsidRDefault="00000000" w:rsidP="00073B05">
            <w:pPr>
              <w:spacing w:after="60"/>
              <w:jc w:val="both"/>
              <w:pPrChange w:id="628" w:author="Li Jianfeng" w:date="2026-09-02T16:59:00Z" w16du:dateUtc="2026-09-02T08:59:00Z">
                <w:pPr>
                  <w:spacing w:after="60"/>
                </w:pPr>
              </w:pPrChange>
            </w:pPr>
            <w:r>
              <w:t>The technology is accordingly held by NTU as unpatented invention and implementation know-how, supported by the technology disclosure and by the team's published validation.</w:t>
            </w:r>
          </w:p>
        </w:tc>
        <w:tc>
          <w:tcPr>
            <w:tcW w:w="2552" w:type="dxa"/>
            <w:tcPrChange w:id="629" w:author="Li Jianfeng" w:date="2026-09-02T16:59:00Z" w16du:dateUtc="2026-09-02T08:59:00Z">
              <w:tcPr>
                <w:tcW w:w="2520" w:type="dxa"/>
                <w:gridSpan w:val="2"/>
              </w:tcPr>
            </w:tcPrChange>
          </w:tcPr>
          <w:p w14:paraId="297950AF" w14:textId="77777777" w:rsidR="001C68C8" w:rsidRDefault="00000000" w:rsidP="00073B05">
            <w:pPr>
              <w:spacing w:after="60"/>
              <w:jc w:val="both"/>
              <w:pPrChange w:id="630" w:author="Li Jianfeng" w:date="2026-09-02T16:59:00Z" w16du:dateUtc="2026-09-02T08:59:00Z">
                <w:pPr>
                  <w:spacing w:after="60"/>
                </w:pPr>
              </w:pPrChange>
            </w:pPr>
            <w:r>
              <w:t>Nanyang Technological University (NTU)</w:t>
            </w:r>
          </w:p>
        </w:tc>
      </w:tr>
      <w:tr w:rsidR="001C68C8" w14:paraId="477F4236" w14:textId="77777777" w:rsidTr="00073B05">
        <w:trPr>
          <w:trPrChange w:id="631" w:author="Li Jianfeng" w:date="2026-09-02T16:59:00Z" w16du:dateUtc="2026-09-02T08:59:00Z">
            <w:trPr>
              <w:gridAfter w:val="0"/>
            </w:trPr>
          </w:trPrChange>
        </w:trPr>
        <w:tc>
          <w:tcPr>
            <w:tcW w:w="3528" w:type="dxa"/>
            <w:tcPrChange w:id="632" w:author="Li Jianfeng" w:date="2026-09-02T16:59:00Z" w16du:dateUtc="2026-09-02T08:59:00Z">
              <w:tcPr>
                <w:tcW w:w="3528" w:type="dxa"/>
              </w:tcPr>
            </w:tcPrChange>
          </w:tcPr>
          <w:p w14:paraId="10D02077" w14:textId="77777777" w:rsidR="001C68C8" w:rsidRDefault="00000000" w:rsidP="00073B05">
            <w:pPr>
              <w:spacing w:after="60"/>
              <w:jc w:val="both"/>
              <w:pPrChange w:id="633" w:author="Li Jianfeng" w:date="2026-09-02T16:59:00Z" w16du:dateUtc="2026-09-02T08:59:00Z">
                <w:pPr>
                  <w:spacing w:after="60"/>
                </w:pPr>
              </w:pPrChange>
            </w:pPr>
            <w:r>
              <w:lastRenderedPageBreak/>
              <w:t>Low-power wireless sensing node platform used as the development and validation vehicle for the mechanism, implementing the dual-channel sensing architecture. The prototype has completed circuit design, board fabrication and production-level testing.</w:t>
            </w:r>
          </w:p>
        </w:tc>
        <w:tc>
          <w:tcPr>
            <w:tcW w:w="3413" w:type="dxa"/>
            <w:tcPrChange w:id="634" w:author="Li Jianfeng" w:date="2026-09-02T16:59:00Z" w16du:dateUtc="2026-09-02T08:59:00Z">
              <w:tcPr>
                <w:tcW w:w="2520" w:type="dxa"/>
              </w:tcPr>
            </w:tcPrChange>
          </w:tcPr>
          <w:p w14:paraId="1B7A3226" w14:textId="77777777" w:rsidR="001C68C8" w:rsidRDefault="00000000" w:rsidP="00073B05">
            <w:pPr>
              <w:spacing w:after="60"/>
              <w:jc w:val="both"/>
              <w:pPrChange w:id="635" w:author="Li Jianfeng" w:date="2026-09-02T16:59:00Z" w16du:dateUtc="2026-09-02T08:59:00Z">
                <w:pPr>
                  <w:spacing w:after="60"/>
                </w:pPr>
              </w:pPrChange>
            </w:pPr>
            <w:r>
              <w:t>Previous work done by team members (NTU). Unpatented hardware design and know-how.</w:t>
            </w:r>
          </w:p>
        </w:tc>
        <w:tc>
          <w:tcPr>
            <w:tcW w:w="2552" w:type="dxa"/>
            <w:tcPrChange w:id="636" w:author="Li Jianfeng" w:date="2026-09-02T16:59:00Z" w16du:dateUtc="2026-09-02T08:59:00Z">
              <w:tcPr>
                <w:tcW w:w="2520" w:type="dxa"/>
                <w:gridSpan w:val="2"/>
              </w:tcPr>
            </w:tcPrChange>
          </w:tcPr>
          <w:p w14:paraId="39E2A922" w14:textId="77777777" w:rsidR="001C68C8" w:rsidRDefault="00000000" w:rsidP="00073B05">
            <w:pPr>
              <w:spacing w:after="60"/>
              <w:jc w:val="both"/>
              <w:pPrChange w:id="637" w:author="Li Jianfeng" w:date="2026-09-02T16:59:00Z" w16du:dateUtc="2026-09-02T08:59:00Z">
                <w:pPr>
                  <w:spacing w:after="60"/>
                </w:pPr>
              </w:pPrChange>
            </w:pPr>
            <w:r>
              <w:t>Nanyang Technological University (NTU)</w:t>
            </w:r>
          </w:p>
        </w:tc>
      </w:tr>
      <w:tr w:rsidR="001C68C8" w14:paraId="12168542" w14:textId="77777777" w:rsidTr="00073B05">
        <w:trPr>
          <w:trPrChange w:id="638" w:author="Li Jianfeng" w:date="2026-09-02T16:59:00Z" w16du:dateUtc="2026-09-02T08:59:00Z">
            <w:trPr>
              <w:gridAfter w:val="0"/>
            </w:trPr>
          </w:trPrChange>
        </w:trPr>
        <w:tc>
          <w:tcPr>
            <w:tcW w:w="3528" w:type="dxa"/>
            <w:tcPrChange w:id="639" w:author="Li Jianfeng" w:date="2026-09-02T16:59:00Z" w16du:dateUtc="2026-09-02T08:59:00Z">
              <w:tcPr>
                <w:tcW w:w="3528" w:type="dxa"/>
              </w:tcPr>
            </w:tcPrChange>
          </w:tcPr>
          <w:p w14:paraId="781BE8AE" w14:textId="77777777" w:rsidR="001C68C8" w:rsidRDefault="00000000" w:rsidP="00073B05">
            <w:pPr>
              <w:spacing w:after="60"/>
              <w:jc w:val="both"/>
              <w:pPrChange w:id="640" w:author="Li Jianfeng" w:date="2026-09-02T16:59:00Z" w16du:dateUtc="2026-09-02T08:59:00Z">
                <w:pPr>
                  <w:spacing w:after="60"/>
                </w:pPr>
              </w:pPrChange>
            </w:pPr>
            <w:r>
              <w:t>Embedded computing middleware for resource-constrained microcontrollers, providing the digital signal processing and lightweight neural-network inference on which the onboard adaptive layer is implemented.</w:t>
            </w:r>
          </w:p>
        </w:tc>
        <w:tc>
          <w:tcPr>
            <w:tcW w:w="3413" w:type="dxa"/>
            <w:tcPrChange w:id="641" w:author="Li Jianfeng" w:date="2026-09-02T16:59:00Z" w16du:dateUtc="2026-09-02T08:59:00Z">
              <w:tcPr>
                <w:tcW w:w="2520" w:type="dxa"/>
              </w:tcPr>
            </w:tcPrChange>
          </w:tcPr>
          <w:p w14:paraId="61BA5DF6" w14:textId="77777777" w:rsidR="001C68C8" w:rsidRDefault="00000000" w:rsidP="00073B05">
            <w:pPr>
              <w:spacing w:after="60"/>
              <w:jc w:val="both"/>
              <w:pPrChange w:id="642" w:author="Li Jianfeng" w:date="2026-09-02T16:59:00Z" w16du:dateUtc="2026-09-02T08:59:00Z">
                <w:pPr>
                  <w:spacing w:after="60"/>
                </w:pPr>
              </w:pPrChange>
            </w:pPr>
            <w:r>
              <w:t>Previous work done by team members (NTU). Unpatented software.</w:t>
            </w:r>
          </w:p>
        </w:tc>
        <w:tc>
          <w:tcPr>
            <w:tcW w:w="2552" w:type="dxa"/>
            <w:tcPrChange w:id="643" w:author="Li Jianfeng" w:date="2026-09-02T16:59:00Z" w16du:dateUtc="2026-09-02T08:59:00Z">
              <w:tcPr>
                <w:tcW w:w="2520" w:type="dxa"/>
                <w:gridSpan w:val="2"/>
              </w:tcPr>
            </w:tcPrChange>
          </w:tcPr>
          <w:p w14:paraId="45B37EDC" w14:textId="77777777" w:rsidR="001C68C8" w:rsidRDefault="00000000" w:rsidP="00073B05">
            <w:pPr>
              <w:spacing w:after="60"/>
              <w:jc w:val="both"/>
              <w:pPrChange w:id="644" w:author="Li Jianfeng" w:date="2026-09-02T16:59:00Z" w16du:dateUtc="2026-09-02T08:59:00Z">
                <w:pPr>
                  <w:spacing w:after="60"/>
                </w:pPr>
              </w:pPrChange>
            </w:pPr>
            <w:r>
              <w:t>Nanyang Technological University (NTU)</w:t>
            </w:r>
          </w:p>
        </w:tc>
      </w:tr>
      <w:tr w:rsidR="008764D6" w14:paraId="3885DDC2" w14:textId="77777777" w:rsidTr="00073B05">
        <w:trPr>
          <w:trPrChange w:id="645" w:author="Li Jianfeng" w:date="2026-09-02T16:59:00Z" w16du:dateUtc="2026-09-02T08:59:00Z">
            <w:trPr>
              <w:gridAfter w:val="0"/>
            </w:trPr>
          </w:trPrChange>
        </w:trPr>
        <w:tc>
          <w:tcPr>
            <w:tcW w:w="3528" w:type="dxa"/>
            <w:tcPrChange w:id="646" w:author="Li Jianfeng" w:date="2026-09-02T16:59:00Z" w16du:dateUtc="2026-09-02T08:59:00Z">
              <w:tcPr>
                <w:tcW w:w="3528" w:type="dxa"/>
              </w:tcPr>
            </w:tcPrChange>
          </w:tcPr>
          <w:p w14:paraId="0502E576" w14:textId="77777777" w:rsidR="008764D6" w:rsidRDefault="00000000" w:rsidP="00073B05">
            <w:pPr>
              <w:spacing w:after="60"/>
              <w:jc w:val="both"/>
              <w:pPrChange w:id="647" w:author="Li Jianfeng" w:date="2026-09-02T16:59:00Z" w16du:dateUtc="2026-09-02T08:59:00Z">
                <w:pPr>
                  <w:spacing w:after="60"/>
                </w:pPr>
              </w:pPrChange>
            </w:pPr>
            <w:r>
              <w:t>Implementation know-how for the adaptive capture workflow: firmware architecture for the sentinel and acquisition paths, onboard estimation and parameter-tuning implementation under microcontroller constraints, and the set-up of the pre-deployment optimisation environment. These implementation details are not contained in the team's publications.</w:t>
            </w:r>
          </w:p>
        </w:tc>
        <w:tc>
          <w:tcPr>
            <w:tcW w:w="3413" w:type="dxa"/>
            <w:tcPrChange w:id="648" w:author="Li Jianfeng" w:date="2026-09-02T16:59:00Z" w16du:dateUtc="2026-09-02T08:59:00Z">
              <w:tcPr>
                <w:tcW w:w="2520" w:type="dxa"/>
              </w:tcPr>
            </w:tcPrChange>
          </w:tcPr>
          <w:p w14:paraId="5B2980FC" w14:textId="77777777" w:rsidR="008764D6" w:rsidRDefault="00000000" w:rsidP="00073B05">
            <w:pPr>
              <w:spacing w:after="60"/>
              <w:jc w:val="both"/>
              <w:pPrChange w:id="649" w:author="Li Jianfeng" w:date="2026-09-02T16:59:00Z" w16du:dateUtc="2026-09-02T08:59:00Z">
                <w:pPr>
                  <w:spacing w:after="60"/>
                </w:pPr>
              </w:pPrChange>
            </w:pPr>
            <w:r>
              <w:t>Previous work done by team members (NTU). Unpatented know-how.</w:t>
            </w:r>
          </w:p>
        </w:tc>
        <w:tc>
          <w:tcPr>
            <w:tcW w:w="2552" w:type="dxa"/>
            <w:tcPrChange w:id="650" w:author="Li Jianfeng" w:date="2026-09-02T16:59:00Z" w16du:dateUtc="2026-09-02T08:59:00Z">
              <w:tcPr>
                <w:tcW w:w="2520" w:type="dxa"/>
                <w:gridSpan w:val="2"/>
              </w:tcPr>
            </w:tcPrChange>
          </w:tcPr>
          <w:p w14:paraId="62462853" w14:textId="77777777" w:rsidR="008764D6" w:rsidRDefault="00000000" w:rsidP="00073B05">
            <w:pPr>
              <w:spacing w:after="60"/>
              <w:jc w:val="both"/>
              <w:pPrChange w:id="651" w:author="Li Jianfeng" w:date="2026-09-02T16:59:00Z" w16du:dateUtc="2026-09-02T08:59:00Z">
                <w:pPr>
                  <w:spacing w:after="60"/>
                </w:pPr>
              </w:pPrChange>
            </w:pPr>
            <w:r>
              <w:t>Nanyang Technological University (NTU)</w:t>
            </w:r>
          </w:p>
        </w:tc>
      </w:tr>
      <w:tr w:rsidR="001C68C8" w14:paraId="3C761D00" w14:textId="77777777" w:rsidTr="00073B05">
        <w:trPr>
          <w:trPrChange w:id="652" w:author="Li Jianfeng" w:date="2026-09-02T16:59:00Z" w16du:dateUtc="2026-09-02T08:59:00Z">
            <w:trPr>
              <w:gridAfter w:val="0"/>
            </w:trPr>
          </w:trPrChange>
        </w:trPr>
        <w:tc>
          <w:tcPr>
            <w:tcW w:w="3528" w:type="dxa"/>
            <w:tcPrChange w:id="653" w:author="Li Jianfeng" w:date="2026-09-02T16:59:00Z" w16du:dateUtc="2026-09-02T08:59:00Z">
              <w:tcPr>
                <w:tcW w:w="3528" w:type="dxa"/>
              </w:tcPr>
            </w:tcPrChange>
          </w:tcPr>
          <w:p w14:paraId="02991AA5" w14:textId="77777777" w:rsidR="001C68C8" w:rsidRDefault="00000000" w:rsidP="00073B05">
            <w:pPr>
              <w:spacing w:after="60"/>
              <w:jc w:val="both"/>
              <w:pPrChange w:id="654" w:author="Li Jianfeng" w:date="2026-09-02T16:59:00Z" w16du:dateUtc="2026-09-02T08:59:00Z">
                <w:pPr>
                  <w:spacing w:after="60"/>
                </w:pPr>
              </w:pPrChange>
            </w:pPr>
            <w:r>
              <w:t>Experimental validation of the adaptive triggering mechanism on a laboratory structural testbed, reported in Mechanical Systems and Signal Processing 241 (2025) 113537 and in the Proceedings of SHMII-13 (2025), pp. 609-616.</w:t>
            </w:r>
          </w:p>
        </w:tc>
        <w:tc>
          <w:tcPr>
            <w:tcW w:w="3413" w:type="dxa"/>
            <w:tcPrChange w:id="655" w:author="Li Jianfeng" w:date="2026-09-02T16:59:00Z" w16du:dateUtc="2026-09-02T08:59:00Z">
              <w:tcPr>
                <w:tcW w:w="2520" w:type="dxa"/>
              </w:tcPr>
            </w:tcPrChange>
          </w:tcPr>
          <w:p w14:paraId="469FE423" w14:textId="77777777" w:rsidR="001C68C8" w:rsidRDefault="00000000" w:rsidP="00073B05">
            <w:pPr>
              <w:spacing w:after="60"/>
              <w:jc w:val="both"/>
              <w:pPrChange w:id="656" w:author="Li Jianfeng" w:date="2026-09-02T16:59:00Z" w16du:dateUtc="2026-09-02T08:59:00Z">
                <w:pPr>
                  <w:spacing w:after="60"/>
                </w:pPr>
              </w:pPrChange>
            </w:pPr>
            <w:r>
              <w:t>Published academic work by team members. In the public domain and used here as supporting evidence.</w:t>
            </w:r>
          </w:p>
        </w:tc>
        <w:tc>
          <w:tcPr>
            <w:tcW w:w="2552" w:type="dxa"/>
            <w:tcPrChange w:id="657" w:author="Li Jianfeng" w:date="2026-09-02T16:59:00Z" w16du:dateUtc="2026-09-02T08:59:00Z">
              <w:tcPr>
                <w:tcW w:w="2520" w:type="dxa"/>
                <w:gridSpan w:val="2"/>
              </w:tcPr>
            </w:tcPrChange>
          </w:tcPr>
          <w:p w14:paraId="7EFFF565" w14:textId="77777777" w:rsidR="001C68C8" w:rsidRDefault="00000000" w:rsidP="00073B05">
            <w:pPr>
              <w:spacing w:after="60"/>
              <w:jc w:val="both"/>
              <w:pPrChange w:id="658" w:author="Li Jianfeng" w:date="2026-09-02T16:59:00Z" w16du:dateUtc="2026-09-02T08:59:00Z">
                <w:pPr>
                  <w:spacing w:after="60"/>
                </w:pPr>
              </w:pPrChange>
            </w:pPr>
            <w:r>
              <w:t>Authors and publishers</w:t>
            </w:r>
          </w:p>
        </w:tc>
      </w:tr>
    </w:tbl>
    <w:p w14:paraId="1A4365D7" w14:textId="77777777" w:rsidR="00E4627E" w:rsidRPr="004B30EA" w:rsidDel="00073B05" w:rsidRDefault="00E4627E" w:rsidP="00073B05">
      <w:pPr>
        <w:jc w:val="both"/>
        <w:rPr>
          <w:del w:id="659" w:author="Li Jianfeng" w:date="2026-09-02T16:59:00Z" w16du:dateUtc="2026-09-02T08:59:00Z"/>
          <w:rFonts w:hint="eastAsia"/>
          <w:b/>
          <w:bCs/>
          <w:lang w:val="en-GB"/>
        </w:rPr>
      </w:pPr>
    </w:p>
    <w:p w14:paraId="26A69E9B" w14:textId="778BDF8E" w:rsidR="001C68C8" w:rsidRPr="00073B05" w:rsidDel="00073B05" w:rsidRDefault="001C68C8" w:rsidP="00073B05">
      <w:pPr>
        <w:spacing w:after="120" w:line="259" w:lineRule="auto"/>
        <w:jc w:val="both"/>
        <w:rPr>
          <w:del w:id="660" w:author="Li Jianfeng" w:date="2026-09-02T16:59:00Z" w16du:dateUtc="2026-09-02T08:59:00Z"/>
          <w:rFonts w:eastAsiaTheme="minorEastAsia" w:hint="eastAsia"/>
          <w:rPrChange w:id="661" w:author="Li Jianfeng" w:date="2026-09-02T16:59:00Z" w16du:dateUtc="2026-09-02T08:59:00Z">
            <w:rPr>
              <w:del w:id="662" w:author="Li Jianfeng" w:date="2026-09-02T16:59:00Z" w16du:dateUtc="2026-09-02T08:59:00Z"/>
            </w:rPr>
          </w:rPrChange>
        </w:rPr>
        <w:pPrChange w:id="663" w:author="Li Jianfeng" w:date="2026-09-02T16:59:00Z" w16du:dateUtc="2026-09-02T08:59:00Z">
          <w:pPr>
            <w:spacing w:after="120" w:line="259" w:lineRule="auto"/>
          </w:pPr>
        </w:pPrChange>
      </w:pPr>
    </w:p>
    <w:p w14:paraId="611F6E4F" w14:textId="77777777" w:rsidR="001C68C8" w:rsidRDefault="00000000" w:rsidP="00073B05">
      <w:pPr>
        <w:spacing w:after="120" w:line="259" w:lineRule="auto"/>
        <w:jc w:val="both"/>
      </w:pPr>
      <w:r>
        <w:rPr>
          <w:b/>
          <w:sz w:val="22"/>
        </w:rPr>
        <w:t>Intellectual property position.</w:t>
      </w:r>
      <w:r>
        <w:rPr>
          <w:sz w:val="22"/>
        </w:rPr>
        <w:t xml:space="preserve"> All background technology listed above was developed within NTU and is owned by NTU. Academic exchanges conducted with external researchers during the development period were limited to general technical consultation on wireless sensing node design and did not contribute to the invention, so the technology is unencumbered by third-party rights. </w:t>
      </w:r>
      <w:r>
        <w:rPr>
          <w:sz w:val="22"/>
          <w:highlight w:val="yellow"/>
        </w:rPr>
        <w:t xml:space="preserve">A subsequent patent filing on the provisional application is not currently being pursued, and this position is to be confirmed with NTUitive before submission. </w:t>
      </w:r>
      <w:r>
        <w:rPr>
          <w:sz w:val="22"/>
        </w:rPr>
        <w:t>The defensibility of the project therefore rests on three elements rather than on a pending application. The first is implementation know-how: the published work describes the methodology, while the firmware architecture, the onboard estimation and tuning implementation under microcontroller constraints, and the pre-deployment optimisation set-up remain unpublished and are what make the mechanism work on a real node. The second is the node platform and embedded computing middleware on which the capability runs, both developed at NTU. The third is the foreground intellectual property that this project would generate, including the module design and interface specification, the configuration and pre-optimisation tooling, the integration documentation, and the benchmark datasets produced against periodic sampling and fixed-threshold triggering. Whether any part of that foreground work supports a new filing would be assessed with NTUitive during the project, taking account of the team's earlier publications. The commercial package described in Section 2.6 does not depend on obtaining one: module supply, software licensing, paid integration and joint development can each proceed on the basis of the delivered technology and the know-how behind it.</w:t>
      </w:r>
    </w:p>
    <w:p w14:paraId="0DD7A9EA" w14:textId="77777777" w:rsidR="00E4627E" w:rsidRPr="004B30EA" w:rsidRDefault="00E4627E" w:rsidP="00073B05">
      <w:pPr>
        <w:jc w:val="both"/>
        <w:rPr>
          <w:b/>
          <w:bCs/>
          <w:lang w:val="en-GB"/>
        </w:rPr>
      </w:pPr>
      <w:r w:rsidRPr="004B30EA">
        <w:rPr>
          <w:b/>
          <w:bCs/>
          <w:sz w:val="22"/>
          <w:lang w:val="en-GB"/>
        </w:rPr>
        <w:t>3.2</w:t>
      </w:r>
      <w:r w:rsidRPr="004B30EA">
        <w:rPr>
          <w:b/>
          <w:bCs/>
          <w:sz w:val="22"/>
          <w:lang w:val="en-GB"/>
        </w:rPr>
        <w:tab/>
        <w:t>Detailed Technical Description (Maximum 6 pages)</w:t>
      </w:r>
    </w:p>
    <w:p w14:paraId="259E27FD" w14:textId="77777777" w:rsidR="00E4627E" w:rsidRPr="004B30EA" w:rsidRDefault="00E4627E" w:rsidP="00073B05">
      <w:pPr>
        <w:jc w:val="both"/>
        <w:rPr>
          <w:b/>
          <w:bCs/>
          <w:lang w:val="en-GB"/>
        </w:rPr>
      </w:pPr>
    </w:p>
    <w:p w14:paraId="3F70CE4E" w14:textId="77777777" w:rsidR="00E4627E" w:rsidRPr="00B9616B" w:rsidRDefault="00E4627E" w:rsidP="00073B05">
      <w:pPr>
        <w:spacing w:after="200"/>
        <w:jc w:val="both"/>
        <w:rPr>
          <w:rFonts w:eastAsiaTheme="minorEastAsia"/>
          <w:i/>
          <w:iCs/>
          <w:lang w:val="en-GB"/>
        </w:rPr>
      </w:pPr>
      <w:r w:rsidRPr="004B30EA">
        <w:rPr>
          <w:i/>
          <w:iCs/>
          <w:sz w:val="22"/>
          <w:lang w:val="en-GB"/>
        </w:rPr>
        <w:t xml:space="preserve">Please describe the technical merits and application of this project in detail. A brief description of the methodology of how the proof-of-concept will be carried out experimentally, the expected outcomes and </w:t>
      </w:r>
      <w:r w:rsidRPr="004B30EA">
        <w:rPr>
          <w:i/>
          <w:iCs/>
          <w:sz w:val="22"/>
          <w:lang w:val="en-GB"/>
        </w:rPr>
        <w:lastRenderedPageBreak/>
        <w:t xml:space="preserve">deliverables of the project (e.g. prototype, device, feasibility studies, animal/clinical trials, </w:t>
      </w:r>
      <w:r w:rsidR="0080323F">
        <w:rPr>
          <w:i/>
          <w:iCs/>
          <w:sz w:val="22"/>
          <w:lang w:val="en-GB"/>
        </w:rPr>
        <w:t xml:space="preserve">application platform, </w:t>
      </w:r>
      <w:r w:rsidRPr="004B30EA">
        <w:rPr>
          <w:i/>
          <w:iCs/>
          <w:sz w:val="22"/>
          <w:lang w:val="en-GB"/>
        </w:rPr>
        <w:t xml:space="preserve">etc) should be provided. </w:t>
      </w:r>
    </w:p>
    <w:p w14:paraId="65A7656B" w14:textId="77777777" w:rsidR="001C68C8" w:rsidRDefault="00000000" w:rsidP="00073B05">
      <w:pPr>
        <w:spacing w:before="160" w:after="120" w:line="259" w:lineRule="auto"/>
        <w:jc w:val="both"/>
        <w:pPrChange w:id="664" w:author="Li Jianfeng" w:date="2026-09-02T16:59:00Z" w16du:dateUtc="2026-09-02T08:59:00Z">
          <w:pPr>
            <w:spacing w:before="160" w:after="120" w:line="259" w:lineRule="auto"/>
          </w:pPr>
        </w:pPrChange>
      </w:pPr>
      <w:r>
        <w:rPr>
          <w:b/>
          <w:sz w:val="22"/>
        </w:rPr>
        <w:t>Technical proposition and design principles</w:t>
      </w:r>
    </w:p>
    <w:p w14:paraId="61EAA6F7" w14:textId="77777777" w:rsidR="001C68C8" w:rsidRDefault="00000000" w:rsidP="00073B05">
      <w:pPr>
        <w:spacing w:after="120" w:line="259" w:lineRule="auto"/>
        <w:jc w:val="both"/>
      </w:pPr>
      <w:r>
        <w:rPr>
          <w:b/>
          <w:sz w:val="22"/>
        </w:rPr>
        <w:t>Technical proposition.</w:t>
      </w:r>
      <w:r>
        <w:rPr>
          <w:sz w:val="22"/>
        </w:rPr>
        <w:t xml:space="preserve"> The technical problem addressed by this project is not power saving in general, but the allocation of scarce node resources at the moment that matters. Each scheme available to a resource-constrained node fails differently: always-on recording exhausts battery, storage and bandwidth; periodic or duty-cycled sampling may sleep through a short event, and the evidence is then permanently lost; fixed-threshold triggering records only on a manually selected condition, which if set too strictly never records critical events and if set too loosely wakes the node repeatedly for irrelevant data. The technical proposition is therefore narrow and testable: make the triggering conditions converge, in the field and without manual intervention, to an operating point at which missed critical events remain close to zero while false triggers and unnecessary recordings are progressively suppressed.</w:t>
      </w:r>
    </w:p>
    <w:p w14:paraId="02143D8E" w14:textId="77777777" w:rsidR="001C68C8" w:rsidRDefault="00000000" w:rsidP="00073B05">
      <w:pPr>
        <w:spacing w:after="120" w:line="259" w:lineRule="auto"/>
        <w:jc w:val="both"/>
      </w:pPr>
      <w:r>
        <w:rPr>
          <w:b/>
          <w:sz w:val="22"/>
        </w:rPr>
        <w:t>Design principles.</w:t>
      </w:r>
      <w:r>
        <w:rPr>
          <w:sz w:val="22"/>
        </w:rPr>
        <w:t xml:space="preserve"> Three principles govern the design. First, reliability first: the capture objective is asymmetric, because a missed critical event is unrecoverable while a false record only costs resources, so the optimisation is weighted towards complete capture rather than towards a symmetric accuracy measure. Second, edge autonomy: the adaptation must run on the node itself, because target deployments are battery-powered, bandwidth-limited and often without reliable connectivity, and because any solution that depends on cloud processing reintroduces the communication cost the customer is trying to avoid. Third, embeddability: the outcome must be a module and firmware that a monitoring equipment manufacturer can integrate into an existing product line, rather than a new complete node that competes with the customer's own products.</w:t>
      </w:r>
    </w:p>
    <w:p w14:paraId="5D8A32AC" w14:textId="77777777" w:rsidR="001C68C8" w:rsidRDefault="00000000" w:rsidP="00073B05">
      <w:pPr>
        <w:spacing w:after="120" w:line="259" w:lineRule="auto"/>
        <w:jc w:val="both"/>
      </w:pPr>
      <w:r>
        <w:rPr>
          <w:b/>
          <w:sz w:val="22"/>
        </w:rPr>
        <w:t>Scope boundaries.</w:t>
      </w:r>
      <w:r>
        <w:rPr>
          <w:sz w:val="22"/>
        </w:rPr>
        <w:t xml:space="preserve"> The project is deliberately bounded, and the following limits are stated explicitly. The module can capture only those events that the low-resource sentinel channel is physically able to sense and that the triggering logic can distinguish from background conditions, so candidate event classes must be screened before deployment. Low-resolution information preserved from before the trigger improves the usefulness of a record, but it does not reconstruct high-fidelity data that was never acquired. Time alignment is performed within a single node, between its sentinel segment and its high-fidelity segment; it is not a claim about clock synchronisation across a network of nodes. The module supplies the capture function only: the host processor, radio, power design, enclosure and application software remain the equipment manufacturer's, and the project does not attempt to replace them. Finally, the project delivers an embeddable capture capability, not a monitoring service, a cloud analytics platform, or a diagnosis product.</w:t>
      </w:r>
    </w:p>
    <w:p w14:paraId="19C6D245" w14:textId="77777777" w:rsidR="001C68C8" w:rsidRDefault="00000000" w:rsidP="00073B05">
      <w:pPr>
        <w:spacing w:before="160" w:after="120" w:line="259" w:lineRule="auto"/>
        <w:jc w:val="both"/>
        <w:pPrChange w:id="665" w:author="Li Jianfeng" w:date="2026-09-02T16:59:00Z" w16du:dateUtc="2026-09-02T08:59:00Z">
          <w:pPr>
            <w:spacing w:before="160" w:after="120" w:line="259" w:lineRule="auto"/>
          </w:pPr>
        </w:pPrChange>
      </w:pPr>
      <w:r>
        <w:rPr>
          <w:b/>
          <w:sz w:val="22"/>
        </w:rPr>
        <w:t>Architecture of the capture module</w:t>
      </w:r>
    </w:p>
    <w:p w14:paraId="7B7D6D1E" w14:textId="77777777" w:rsidR="001C68C8" w:rsidRDefault="00000000" w:rsidP="00073B05">
      <w:pPr>
        <w:spacing w:after="120" w:line="259" w:lineRule="auto"/>
        <w:jc w:val="both"/>
      </w:pPr>
      <w:r>
        <w:rPr>
          <w:b/>
          <w:sz w:val="22"/>
        </w:rPr>
        <w:t>Capture chain.</w:t>
      </w:r>
      <w:r>
        <w:rPr>
          <w:sz w:val="22"/>
        </w:rPr>
        <w:t xml:space="preserve"> The module implements a five-stage chain. In standby, a low-power sentinel channel observes the field signal continuously while the high-fidelity channel and the main processor remain unpowered or in deep sleep. On indication, when the sentinel observation satisfies the current triggering conditions, typically an amplitude threshold sustained for a minimum duration, an interrupt is raised. On activation, an event-driven switching circuit powers the high-fidelity channel and the processor within a bounded wake-up delay. In record assembly, the sentinel buffer is frozen at the trigger instant so that the samples preceding the event are retained and aligned with the high-fidelity segment that follows, producing one record spanning the period before, during and after the incident. Finally, the node evaluates onboard how well the current conditions are performing and updates them, so the next event is captured under better conditions than the last.</w:t>
      </w:r>
    </w:p>
    <w:p w14:paraId="15CFFFC1" w14:textId="77777777" w:rsidR="001C68C8" w:rsidRDefault="00000000" w:rsidP="00073B05">
      <w:pPr>
        <w:spacing w:after="120" w:line="259" w:lineRule="auto"/>
        <w:jc w:val="both"/>
      </w:pPr>
      <w:r>
        <w:rPr>
          <w:b/>
          <w:sz w:val="22"/>
        </w:rPr>
        <w:t>Two-layer product.</w:t>
      </w:r>
      <w:r>
        <w:rPr>
          <w:sz w:val="22"/>
        </w:rPr>
        <w:t xml:space="preserve"> Physically the offering is a board-level acquisition module carrying the sentinel channel, the high-fidelity channel, the switching circuit and the processor, together with the firmware and configuration software that implement the chain above. This two-layer structure is what makes the commercial options in Section 2.3 possible: module with firmware, software licence where the customer's hardware is already compatible, or complete pilot node for field validation.</w:t>
      </w:r>
    </w:p>
    <w:p w14:paraId="6793394C" w14:textId="77777777" w:rsidR="001C68C8" w:rsidRDefault="00000000" w:rsidP="00073B05">
      <w:pPr>
        <w:spacing w:before="160" w:after="120" w:line="259" w:lineRule="auto"/>
        <w:jc w:val="both"/>
        <w:pPrChange w:id="666" w:author="Li Jianfeng" w:date="2026-09-02T16:59:00Z" w16du:dateUtc="2026-09-02T08:59:00Z">
          <w:pPr>
            <w:spacing w:before="160" w:after="120" w:line="259" w:lineRule="auto"/>
          </w:pPr>
        </w:pPrChange>
      </w:pPr>
      <w:r>
        <w:rPr>
          <w:b/>
          <w:sz w:val="22"/>
        </w:rPr>
        <w:t>Hardware layer: an embeddable event-driven acquisition module</w:t>
      </w:r>
    </w:p>
    <w:p w14:paraId="1609FC91" w14:textId="77777777" w:rsidR="001C68C8" w:rsidRDefault="00000000" w:rsidP="00073B05">
      <w:pPr>
        <w:spacing w:after="120" w:line="259" w:lineRule="auto"/>
        <w:jc w:val="both"/>
      </w:pPr>
      <w:r>
        <w:rPr>
          <w:b/>
          <w:sz w:val="22"/>
        </w:rPr>
        <w:t>Dual-channel sensing architecture.</w:t>
      </w:r>
      <w:r>
        <w:rPr>
          <w:sz w:val="22"/>
        </w:rPr>
        <w:t xml:space="preserve"> The separation between watching and recording is what makes event capture affordable. A low-power sentinel sensor, of the class drawing microamperes, remains active at all times and holds the triggering conditions either in its own configuration registers or in memory managed by </w:t>
      </w:r>
      <w:r>
        <w:rPr>
          <w:sz w:val="22"/>
        </w:rPr>
        <w:lastRenderedPageBreak/>
        <w:t>the processor. A high-fidelity sensor, with the resolution and sampling rate required by the customer's application, is powered only during acquisition. The two channels may share a sensing modality or differ; for the event classes selected in this project both observe vibration, which keeps the sentinel component cost low and allows information from before the trigger to be fused with the high-fidelity record.</w:t>
      </w:r>
    </w:p>
    <w:p w14:paraId="182B05FE" w14:textId="77777777" w:rsidR="001C68C8" w:rsidRDefault="00000000" w:rsidP="00073B05">
      <w:pPr>
        <w:spacing w:after="120" w:line="259" w:lineRule="auto"/>
        <w:jc w:val="both"/>
      </w:pPr>
      <w:r>
        <w:rPr>
          <w:b/>
          <w:sz w:val="22"/>
        </w:rPr>
        <w:t>Event-driven power and signal switching.</w:t>
      </w:r>
      <w:r>
        <w:rPr>
          <w:sz w:val="22"/>
        </w:rPr>
        <w:t xml:space="preserve"> Activation is handled by a switching circuit that controls both the supply and the signal lines of the high-fidelity channel through a single controlled path. The engineering requirements are specific and testable: the transition must not produce supply transients that corrupt the first samples of the record; the wake-up delay must be short enough that the useful part of the event is not lost; and standby leakage must remain small relative to the sentinel budget. These are properties to be measured during the Gap Fund work rather than assumed.</w:t>
      </w:r>
    </w:p>
    <w:p w14:paraId="4591A768" w14:textId="77777777" w:rsidR="001C68C8" w:rsidRDefault="00000000" w:rsidP="00073B05">
      <w:pPr>
        <w:spacing w:after="120" w:line="259" w:lineRule="auto"/>
        <w:jc w:val="both"/>
      </w:pPr>
      <w:r>
        <w:rPr>
          <w:b/>
          <w:sz w:val="22"/>
        </w:rPr>
        <w:t>Pre-trigger preservation and in-node alignment.</w:t>
      </w:r>
      <w:r>
        <w:rPr>
          <w:sz w:val="22"/>
        </w:rPr>
        <w:t xml:space="preserve"> Where the sentinel sensor provides an internal buffer, its contents are frozen at the trigger instant and retained. The resulting record therefore contains a low-resolution segment from before the trigger and a high-fidelity segment after it, aligned within the node so that the customer reads the incident as one continuous history. For incident review, complaint response and maintenance decisions, this pre-trigger segment is often the difference between a record that explains what happened and a record that shows only the aftermath. The alignment error is treated as a deliverable specification, to be quantified and stated in the integration guide rather than described qualitatively.</w:t>
      </w:r>
    </w:p>
    <w:p w14:paraId="7FD01B37" w14:textId="77777777" w:rsidR="001C68C8" w:rsidRDefault="00000000" w:rsidP="00073B05">
      <w:pPr>
        <w:spacing w:after="120" w:line="259" w:lineRule="auto"/>
        <w:jc w:val="both"/>
        <w:rPr>
          <w:ins w:id="667" w:author="Li Jianfeng" w:date="2026-09-02T16:59:00Z" w16du:dateUtc="2026-09-02T08:59:00Z"/>
          <w:rFonts w:eastAsiaTheme="minorEastAsia"/>
          <w:sz w:val="22"/>
        </w:rPr>
      </w:pPr>
      <w:r>
        <w:rPr>
          <w:b/>
          <w:sz w:val="22"/>
        </w:rPr>
        <w:t>Module form and host integration.</w:t>
      </w:r>
      <w:r>
        <w:rPr>
          <w:sz w:val="22"/>
        </w:rPr>
        <w:t xml:space="preserve"> The commercial form is a module rather than a research node, and that changes what has to be specified. This project fixes the module boundary as a product interface: board outline and mounting, supply voltage range and standby current budget, host interface options for configuration and data transfer, a status line signalling that a record is available, and the driver and register map through which the host sets the event class and reads results. The design intent is that an equipment manufacturer keeps their own processor, radio, power design and enclosure and adds the capture function as a component. Manufacturing follows standard electronics assembly, and a bill of materials with a design-for-manufacture review is produced alongside the prototype.</w:t>
      </w:r>
    </w:p>
    <w:p w14:paraId="2E902C43" w14:textId="090D6A4A" w:rsidR="00D94D33" w:rsidRPr="00D94D33" w:rsidRDefault="00D94D33" w:rsidP="00D94D33">
      <w:pPr>
        <w:spacing w:after="120" w:line="259" w:lineRule="auto"/>
        <w:jc w:val="center"/>
        <w:rPr>
          <w:rFonts w:eastAsiaTheme="minorEastAsia" w:hint="eastAsia"/>
          <w:i/>
          <w:iCs/>
          <w:rPrChange w:id="668" w:author="Li Jianfeng" w:date="2026-09-02T16:59:00Z" w16du:dateUtc="2026-09-02T08:59:00Z">
            <w:rPr/>
          </w:rPrChange>
        </w:rPr>
        <w:pPrChange w:id="669" w:author="Li Jianfeng" w:date="2026-09-02T16:59:00Z" w16du:dateUtc="2026-09-02T08:59:00Z">
          <w:pPr>
            <w:spacing w:after="120" w:line="259" w:lineRule="auto"/>
            <w:jc w:val="both"/>
          </w:pPr>
        </w:pPrChange>
      </w:pPr>
      <w:ins w:id="670" w:author="Li Jianfeng" w:date="2026-09-02T16:59:00Z" w16du:dateUtc="2026-09-02T08:59:00Z">
        <w:r w:rsidRPr="00D94D33">
          <w:rPr>
            <w:rFonts w:eastAsiaTheme="minorEastAsia" w:hint="eastAsia"/>
            <w:i/>
            <w:iCs/>
            <w:sz w:val="22"/>
            <w:rPrChange w:id="671" w:author="Li Jianfeng" w:date="2026-09-02T16:59:00Z" w16du:dateUtc="2026-09-02T08:59:00Z">
              <w:rPr>
                <w:rFonts w:eastAsiaTheme="minorEastAsia" w:hint="eastAsia"/>
                <w:sz w:val="22"/>
              </w:rPr>
            </w:rPrChange>
          </w:rPr>
          <w:t>Table X</w:t>
        </w:r>
      </w:ins>
    </w:p>
    <w:tbl>
      <w:tblPr>
        <w:tblStyle w:val="a7"/>
        <w:tblW w:w="0" w:type="auto"/>
        <w:tblLook w:val="04A0" w:firstRow="1" w:lastRow="0" w:firstColumn="1" w:lastColumn="0" w:noHBand="0" w:noVBand="1"/>
      </w:tblPr>
      <w:tblGrid>
        <w:gridCol w:w="3207"/>
        <w:gridCol w:w="3208"/>
        <w:gridCol w:w="3207"/>
      </w:tblGrid>
      <w:tr w:rsidR="001C68C8" w14:paraId="50E6721C" w14:textId="77777777">
        <w:trPr>
          <w:tblHeader/>
        </w:trPr>
        <w:tc>
          <w:tcPr>
            <w:tcW w:w="3211" w:type="dxa"/>
          </w:tcPr>
          <w:p w14:paraId="6DB11666" w14:textId="77777777" w:rsidR="001C68C8" w:rsidRDefault="00000000" w:rsidP="00073B05">
            <w:pPr>
              <w:spacing w:after="60"/>
              <w:jc w:val="both"/>
              <w:pPrChange w:id="672" w:author="Li Jianfeng" w:date="2026-09-02T16:59:00Z" w16du:dateUtc="2026-09-02T08:59:00Z">
                <w:pPr>
                  <w:spacing w:after="60"/>
                </w:pPr>
              </w:pPrChange>
            </w:pPr>
            <w:r>
              <w:rPr>
                <w:b/>
              </w:rPr>
              <w:t>Hardware element</w:t>
            </w:r>
          </w:p>
        </w:tc>
        <w:tc>
          <w:tcPr>
            <w:tcW w:w="3211" w:type="dxa"/>
          </w:tcPr>
          <w:p w14:paraId="3DB525FD" w14:textId="77777777" w:rsidR="001C68C8" w:rsidRDefault="00000000" w:rsidP="00073B05">
            <w:pPr>
              <w:spacing w:after="60"/>
              <w:jc w:val="both"/>
              <w:pPrChange w:id="673" w:author="Li Jianfeng" w:date="2026-09-02T16:59:00Z" w16du:dateUtc="2026-09-02T08:59:00Z">
                <w:pPr>
                  <w:spacing w:after="60"/>
                </w:pPr>
              </w:pPrChange>
            </w:pPr>
            <w:r>
              <w:rPr>
                <w:b/>
              </w:rPr>
              <w:t>Current status</w:t>
            </w:r>
          </w:p>
        </w:tc>
        <w:tc>
          <w:tcPr>
            <w:tcW w:w="3211" w:type="dxa"/>
          </w:tcPr>
          <w:p w14:paraId="697F3A24" w14:textId="77777777" w:rsidR="001C68C8" w:rsidRDefault="00000000" w:rsidP="00073B05">
            <w:pPr>
              <w:spacing w:after="60"/>
              <w:jc w:val="both"/>
              <w:pPrChange w:id="674" w:author="Li Jianfeng" w:date="2026-09-02T16:59:00Z" w16du:dateUtc="2026-09-02T08:59:00Z">
                <w:pPr>
                  <w:spacing w:after="60"/>
                </w:pPr>
              </w:pPrChange>
            </w:pPr>
            <w:r>
              <w:rPr>
                <w:b/>
              </w:rPr>
              <w:t>Work to be carried out in this project</w:t>
            </w:r>
          </w:p>
        </w:tc>
      </w:tr>
      <w:tr w:rsidR="001C68C8" w14:paraId="6A1F9C04" w14:textId="77777777">
        <w:tc>
          <w:tcPr>
            <w:tcW w:w="3211" w:type="dxa"/>
          </w:tcPr>
          <w:p w14:paraId="33B47FC1" w14:textId="77777777" w:rsidR="001C68C8" w:rsidRDefault="00000000" w:rsidP="00073B05">
            <w:pPr>
              <w:spacing w:after="60"/>
              <w:jc w:val="both"/>
              <w:pPrChange w:id="675" w:author="Li Jianfeng" w:date="2026-09-02T16:59:00Z" w16du:dateUtc="2026-09-02T08:59:00Z">
                <w:pPr>
                  <w:spacing w:after="60"/>
                </w:pPr>
              </w:pPrChange>
            </w:pPr>
            <w:r>
              <w:t>Dual-channel sensing architecture (sentinel and high-fidelity channels)</w:t>
            </w:r>
          </w:p>
        </w:tc>
        <w:tc>
          <w:tcPr>
            <w:tcW w:w="3211" w:type="dxa"/>
          </w:tcPr>
          <w:p w14:paraId="2E95D1F3" w14:textId="77777777" w:rsidR="001C68C8" w:rsidRDefault="00000000" w:rsidP="00073B05">
            <w:pPr>
              <w:spacing w:after="60"/>
              <w:jc w:val="both"/>
              <w:pPrChange w:id="676" w:author="Li Jianfeng" w:date="2026-09-02T16:59:00Z" w16du:dateUtc="2026-09-02T08:59:00Z">
                <w:pPr>
                  <w:spacing w:after="60"/>
                </w:pPr>
              </w:pPrChange>
            </w:pPr>
            <w:r>
              <w:t>Implemented and verified on the team's wireless sensing node prototype, which has completed circuit design, board fabrication and production-level testing.</w:t>
            </w:r>
          </w:p>
        </w:tc>
        <w:tc>
          <w:tcPr>
            <w:tcW w:w="3211" w:type="dxa"/>
          </w:tcPr>
          <w:p w14:paraId="44A43204" w14:textId="77777777" w:rsidR="001C68C8" w:rsidRDefault="00000000" w:rsidP="00073B05">
            <w:pPr>
              <w:spacing w:after="60"/>
              <w:jc w:val="both"/>
              <w:pPrChange w:id="677" w:author="Li Jianfeng" w:date="2026-09-02T16:59:00Z" w16du:dateUtc="2026-09-02T08:59:00Z">
                <w:pPr>
                  <w:spacing w:after="60"/>
                </w:pPr>
              </w:pPrChange>
            </w:pPr>
            <w:r>
              <w:t>Separate the function into an embeddable board-level module with defined hardware and driver interfaces.</w:t>
            </w:r>
          </w:p>
        </w:tc>
      </w:tr>
      <w:tr w:rsidR="001C68C8" w14:paraId="629E98BA" w14:textId="77777777">
        <w:tc>
          <w:tcPr>
            <w:tcW w:w="3211" w:type="dxa"/>
          </w:tcPr>
          <w:p w14:paraId="59B13A1D" w14:textId="77777777" w:rsidR="001C68C8" w:rsidRDefault="00000000" w:rsidP="00073B05">
            <w:pPr>
              <w:spacing w:after="60"/>
              <w:jc w:val="both"/>
              <w:pPrChange w:id="678" w:author="Li Jianfeng" w:date="2026-09-02T16:59:00Z" w16du:dateUtc="2026-09-02T08:59:00Z">
                <w:pPr>
                  <w:spacing w:after="60"/>
                </w:pPr>
              </w:pPrChange>
            </w:pPr>
            <w:r>
              <w:t>Event-driven power and signal switching circuit</w:t>
            </w:r>
          </w:p>
        </w:tc>
        <w:tc>
          <w:tcPr>
            <w:tcW w:w="3211" w:type="dxa"/>
          </w:tcPr>
          <w:p w14:paraId="7F0F639E" w14:textId="77777777" w:rsidR="008764D6" w:rsidRDefault="00000000" w:rsidP="00073B05">
            <w:pPr>
              <w:spacing w:after="60"/>
              <w:jc w:val="both"/>
              <w:pPrChange w:id="679" w:author="Li Jianfeng" w:date="2026-09-02T16:59:00Z" w16du:dateUtc="2026-09-02T08:59:00Z">
                <w:pPr>
                  <w:spacing w:after="60"/>
                </w:pPr>
              </w:pPrChange>
            </w:pPr>
            <w:r>
              <w:t>Design defined in the background technology disclosure; implementation in progress.</w:t>
            </w:r>
          </w:p>
        </w:tc>
        <w:tc>
          <w:tcPr>
            <w:tcW w:w="3211" w:type="dxa"/>
          </w:tcPr>
          <w:p w14:paraId="0C6D929F" w14:textId="77777777" w:rsidR="001C68C8" w:rsidRDefault="00000000" w:rsidP="00073B05">
            <w:pPr>
              <w:spacing w:after="60"/>
              <w:jc w:val="both"/>
              <w:pPrChange w:id="680" w:author="Li Jianfeng" w:date="2026-09-02T16:59:00Z" w16du:dateUtc="2026-09-02T08:59:00Z">
                <w:pPr>
                  <w:spacing w:after="60"/>
                </w:pPr>
              </w:pPrChange>
            </w:pPr>
            <w:r>
              <w:t>Complete the implementation; characterise wake-up delay, activation transients and standby current.</w:t>
            </w:r>
          </w:p>
        </w:tc>
      </w:tr>
      <w:tr w:rsidR="001C68C8" w14:paraId="052F6D59" w14:textId="77777777">
        <w:tc>
          <w:tcPr>
            <w:tcW w:w="3211" w:type="dxa"/>
          </w:tcPr>
          <w:p w14:paraId="795615E5" w14:textId="77777777" w:rsidR="001C68C8" w:rsidRDefault="00000000" w:rsidP="00073B05">
            <w:pPr>
              <w:spacing w:after="60"/>
              <w:jc w:val="both"/>
              <w:pPrChange w:id="681" w:author="Li Jianfeng" w:date="2026-09-02T16:59:00Z" w16du:dateUtc="2026-09-02T08:59:00Z">
                <w:pPr>
                  <w:spacing w:after="60"/>
                </w:pPr>
              </w:pPrChange>
            </w:pPr>
            <w:r>
              <w:t>Freezing of pre-trigger information and in-node alignment</w:t>
            </w:r>
          </w:p>
        </w:tc>
        <w:tc>
          <w:tcPr>
            <w:tcW w:w="3211" w:type="dxa"/>
          </w:tcPr>
          <w:p w14:paraId="7692FBD5" w14:textId="77777777" w:rsidR="001C68C8" w:rsidRDefault="00000000" w:rsidP="00073B05">
            <w:pPr>
              <w:spacing w:after="60"/>
              <w:jc w:val="both"/>
              <w:pPrChange w:id="682" w:author="Li Jianfeng" w:date="2026-09-02T16:59:00Z" w16du:dateUtc="2026-09-02T08:59:00Z">
                <w:pPr>
                  <w:spacing w:after="60"/>
                </w:pPr>
              </w:pPrChange>
            </w:pPr>
            <w:r>
              <w:t>Mechanism defined and demonstrated under laboratory conditions.</w:t>
            </w:r>
          </w:p>
        </w:tc>
        <w:tc>
          <w:tcPr>
            <w:tcW w:w="3211" w:type="dxa"/>
          </w:tcPr>
          <w:p w14:paraId="7FD40E24" w14:textId="77777777" w:rsidR="001C68C8" w:rsidRDefault="00000000" w:rsidP="00073B05">
            <w:pPr>
              <w:spacing w:after="60"/>
              <w:jc w:val="both"/>
              <w:pPrChange w:id="683" w:author="Li Jianfeng" w:date="2026-09-02T16:59:00Z" w16du:dateUtc="2026-09-02T08:59:00Z">
                <w:pPr>
                  <w:spacing w:after="60"/>
                </w:pPr>
              </w:pPrChange>
            </w:pPr>
            <w:r>
              <w:t>Quantify alignment error and record completeness for both event classes and state them as specifications.</w:t>
            </w:r>
          </w:p>
        </w:tc>
      </w:tr>
      <w:tr w:rsidR="001C68C8" w14:paraId="7621C20C" w14:textId="77777777">
        <w:tc>
          <w:tcPr>
            <w:tcW w:w="3211" w:type="dxa"/>
          </w:tcPr>
          <w:p w14:paraId="0782A2F6" w14:textId="77777777" w:rsidR="001C68C8" w:rsidRDefault="00000000" w:rsidP="00073B05">
            <w:pPr>
              <w:spacing w:after="60"/>
              <w:jc w:val="both"/>
              <w:pPrChange w:id="684" w:author="Li Jianfeng" w:date="2026-09-02T16:59:00Z" w16du:dateUtc="2026-09-02T08:59:00Z">
                <w:pPr>
                  <w:spacing w:after="60"/>
                </w:pPr>
              </w:pPrChange>
            </w:pPr>
            <w:r>
              <w:t>Firmware and configuration software</w:t>
            </w:r>
          </w:p>
        </w:tc>
        <w:tc>
          <w:tcPr>
            <w:tcW w:w="3211" w:type="dxa"/>
          </w:tcPr>
          <w:p w14:paraId="39B2709D" w14:textId="77777777" w:rsidR="001C68C8" w:rsidRDefault="00000000" w:rsidP="00073B05">
            <w:pPr>
              <w:spacing w:after="60"/>
              <w:jc w:val="both"/>
              <w:pPrChange w:id="685" w:author="Li Jianfeng" w:date="2026-09-02T16:59:00Z" w16du:dateUtc="2026-09-02T08:59:00Z">
                <w:pPr>
                  <w:spacing w:after="60"/>
                </w:pPr>
              </w:pPrChange>
            </w:pPr>
            <w:r>
              <w:t>Adaptive triggering validated on the team's embedded computing middleware for microcontrollers.</w:t>
            </w:r>
          </w:p>
        </w:tc>
        <w:tc>
          <w:tcPr>
            <w:tcW w:w="3211" w:type="dxa"/>
          </w:tcPr>
          <w:p w14:paraId="0D970830" w14:textId="77777777" w:rsidR="001C68C8" w:rsidRDefault="00000000" w:rsidP="00073B05">
            <w:pPr>
              <w:spacing w:after="60"/>
              <w:jc w:val="both"/>
              <w:pPrChange w:id="686" w:author="Li Jianfeng" w:date="2026-09-02T16:59:00Z" w16du:dateUtc="2026-09-02T08:59:00Z">
                <w:pPr>
                  <w:spacing w:after="60"/>
                </w:pPr>
              </w:pPrChange>
            </w:pPr>
            <w:r>
              <w:t>Package as a supportable release with configuration tools and integration documentation.</w:t>
            </w:r>
          </w:p>
        </w:tc>
      </w:tr>
      <w:tr w:rsidR="001C68C8" w14:paraId="5ACB2D1F" w14:textId="77777777">
        <w:tc>
          <w:tcPr>
            <w:tcW w:w="3211" w:type="dxa"/>
          </w:tcPr>
          <w:p w14:paraId="081E3170" w14:textId="77777777" w:rsidR="001C68C8" w:rsidRDefault="00000000" w:rsidP="00073B05">
            <w:pPr>
              <w:spacing w:after="60"/>
              <w:jc w:val="both"/>
              <w:pPrChange w:id="687" w:author="Li Jianfeng" w:date="2026-09-02T16:59:00Z" w16du:dateUtc="2026-09-02T08:59:00Z">
                <w:pPr>
                  <w:spacing w:after="60"/>
                </w:pPr>
              </w:pPrChange>
            </w:pPr>
            <w:r>
              <w:t>Module form factor, interface specification and bill of materials</w:t>
            </w:r>
          </w:p>
        </w:tc>
        <w:tc>
          <w:tcPr>
            <w:tcW w:w="3211" w:type="dxa"/>
          </w:tcPr>
          <w:p w14:paraId="095B3888" w14:textId="77777777" w:rsidR="001C68C8" w:rsidRDefault="00000000" w:rsidP="00073B05">
            <w:pPr>
              <w:spacing w:after="60"/>
              <w:jc w:val="both"/>
              <w:pPrChange w:id="688" w:author="Li Jianfeng" w:date="2026-09-02T16:59:00Z" w16du:dateUtc="2026-09-02T08:59:00Z">
                <w:pPr>
                  <w:spacing w:after="60"/>
                </w:pPr>
              </w:pPrChange>
            </w:pPr>
            <w:r>
              <w:t>Not yet defined; the capability exists in research node form only.</w:t>
            </w:r>
          </w:p>
        </w:tc>
        <w:tc>
          <w:tcPr>
            <w:tcW w:w="3211" w:type="dxa"/>
          </w:tcPr>
          <w:p w14:paraId="0B947EA5" w14:textId="77777777" w:rsidR="001C68C8" w:rsidRDefault="00000000" w:rsidP="00073B05">
            <w:pPr>
              <w:spacing w:after="60"/>
              <w:jc w:val="both"/>
              <w:pPrChange w:id="689" w:author="Li Jianfeng" w:date="2026-09-02T16:59:00Z" w16du:dateUtc="2026-09-02T08:59:00Z">
                <w:pPr>
                  <w:spacing w:after="60"/>
                </w:pPr>
              </w:pPrChange>
            </w:pPr>
            <w:r>
              <w:t>Define board outline, power budget, host interface and register map; produce a bill of materials and a design-for-manufacture review.</w:t>
            </w:r>
          </w:p>
        </w:tc>
      </w:tr>
    </w:tbl>
    <w:p w14:paraId="3F8EEC68" w14:textId="1EE746EF" w:rsidR="001C68C8" w:rsidRPr="001C13B7" w:rsidDel="00667E32" w:rsidRDefault="001C68C8" w:rsidP="00073B05">
      <w:pPr>
        <w:spacing w:after="120" w:line="259" w:lineRule="auto"/>
        <w:jc w:val="both"/>
        <w:rPr>
          <w:del w:id="690" w:author="Li Jianfeng" w:date="2026-09-02T17:17:00Z" w16du:dateUtc="2026-09-02T09:17:00Z"/>
          <w:rFonts w:eastAsiaTheme="minorEastAsia" w:hint="eastAsia"/>
          <w:rPrChange w:id="691" w:author="Li Jianfeng" w:date="2026-09-02T17:03:00Z" w16du:dateUtc="2026-09-02T09:03:00Z">
            <w:rPr>
              <w:del w:id="692" w:author="Li Jianfeng" w:date="2026-09-02T17:17:00Z" w16du:dateUtc="2026-09-02T09:17:00Z"/>
            </w:rPr>
          </w:rPrChange>
        </w:rPr>
        <w:pPrChange w:id="693" w:author="Li Jianfeng" w:date="2026-09-02T16:59:00Z" w16du:dateUtc="2026-09-02T08:59:00Z">
          <w:pPr>
            <w:spacing w:after="120" w:line="259" w:lineRule="auto"/>
          </w:pPr>
        </w:pPrChange>
      </w:pPr>
    </w:p>
    <w:p w14:paraId="69102C11" w14:textId="77777777" w:rsidR="001C68C8" w:rsidRDefault="00000000" w:rsidP="00073B05">
      <w:pPr>
        <w:spacing w:before="160" w:after="120" w:line="259" w:lineRule="auto"/>
        <w:jc w:val="both"/>
        <w:pPrChange w:id="694" w:author="Li Jianfeng" w:date="2026-09-02T16:59:00Z" w16du:dateUtc="2026-09-02T08:59:00Z">
          <w:pPr>
            <w:spacing w:before="160" w:after="120" w:line="259" w:lineRule="auto"/>
          </w:pPr>
        </w:pPrChange>
      </w:pPr>
      <w:r>
        <w:rPr>
          <w:b/>
          <w:sz w:val="22"/>
        </w:rPr>
        <w:t>Software layer: closed-loop adaptive triggering</w:t>
      </w:r>
    </w:p>
    <w:p w14:paraId="2C7783A9" w14:textId="77777777" w:rsidR="001C68C8" w:rsidRDefault="00000000" w:rsidP="00073B05">
      <w:pPr>
        <w:spacing w:after="120" w:line="259" w:lineRule="auto"/>
        <w:jc w:val="both"/>
      </w:pPr>
      <w:r>
        <w:rPr>
          <w:b/>
          <w:sz w:val="22"/>
        </w:rPr>
        <w:lastRenderedPageBreak/>
        <w:t>Closed-loop structure.</w:t>
      </w:r>
      <w:r>
        <w:rPr>
          <w:sz w:val="22"/>
        </w:rPr>
        <w:t xml:space="preserve"> The adaptive layer is a feedback loop with four parts. The environment is the field, which produces both the events of interest and the background conditions that change over time. The system is the triggering logic, whose parameters, principally the amplitude threshold and the sustained duration, are the quantities to be optimised. The estimator observes how the triggering logic is performing, and the controller decides how the parameters should change. The loop runs on the node, so adaptation continues long after the installation team has left the site.</w:t>
      </w:r>
    </w:p>
    <w:p w14:paraId="0002AB10" w14:textId="77777777" w:rsidR="001C68C8" w:rsidRDefault="00000000" w:rsidP="00073B05">
      <w:pPr>
        <w:spacing w:after="120" w:line="259" w:lineRule="auto"/>
        <w:jc w:val="both"/>
      </w:pPr>
      <w:r>
        <w:rPr>
          <w:b/>
          <w:sz w:val="22"/>
        </w:rPr>
        <w:t>Observation without ground truth.</w:t>
      </w:r>
      <w:r>
        <w:rPr>
          <w:sz w:val="22"/>
        </w:rPr>
        <w:t xml:space="preserve"> The central difficulty is that a triggering system can store only what it triggers on, so the events it misses leave no record and the node has no ground truth against which to score itself. The project addresses this with two lightweight neural networks running on the node: a convolutional network that labels the type of each captured record, which yields precision directly, and a second network that estimates the recall being achieved under the observed conditions. Precision and recall are then combined into a single F-beta score with beta set greater than one, so that missed events are penalised more heavily than false triggers. This is the point at which the reliability-first principle becomes a computable objective rather than a statement of intent.</w:t>
      </w:r>
    </w:p>
    <w:p w14:paraId="01692EED" w14:textId="77777777" w:rsidR="001C68C8" w:rsidRDefault="00000000" w:rsidP="00073B05">
      <w:pPr>
        <w:spacing w:after="120" w:line="259" w:lineRule="auto"/>
        <w:jc w:val="both"/>
      </w:pPr>
      <w:r>
        <w:rPr>
          <w:b/>
          <w:sz w:val="22"/>
        </w:rPr>
        <w:t>Search strategy.</w:t>
      </w:r>
      <w:r>
        <w:rPr>
          <w:sz w:val="22"/>
        </w:rPr>
        <w:t xml:space="preserve"> The controller uses Bayesian optimisation, with a Gaussian process surrogate model and an upper-confidence-bound acquisition rule, to select the next parameter set to evaluate. The choice follows from the deployment constraint rather than from preference: the relationship between triggering parameters and field performance has no explicit analytical form, each evaluation consumes real monitoring time, and the node cannot afford an exhaustive sweep. Bayesian optimisation is sample-efficient under exactly these conditions, which is why the laboratory results reported below match the performance of an exhaustive parameter search while using approximately one per cent of the parameter evaluations.</w:t>
      </w:r>
    </w:p>
    <w:p w14:paraId="3B39F0B9" w14:textId="77777777" w:rsidR="001C68C8" w:rsidRDefault="00000000" w:rsidP="00073B05">
      <w:pPr>
        <w:spacing w:after="120" w:line="259" w:lineRule="auto"/>
        <w:jc w:val="both"/>
      </w:pPr>
      <w:r>
        <w:rPr>
          <w:b/>
          <w:sz w:val="22"/>
        </w:rPr>
        <w:t>Two-stage deployment.</w:t>
      </w:r>
      <w:r>
        <w:rPr>
          <w:sz w:val="22"/>
        </w:rPr>
        <w:t xml:space="preserve"> Adaptation begins before installation. In the first stage a digital twin of the deployment, simulating the excitation, the monitored asset and the expected node response, searches the parameter space offline to produce a good initial configuration and to generate training data for the two onboard networks. In this project that stage is packaged as a configuration tool supplied with the module, so that the equipment manufacturer or integrator runs it once for a product line rather than treating it as a research procedure. In the second stage the node fine-tunes those parameters against real field data after installation. Commercially this is what allows the module to be offered as something that works on installation and improves afterwards, rather than something that requires an engineer to return to site whenever conditions change.</w:t>
      </w:r>
    </w:p>
    <w:p w14:paraId="38D4BA7A" w14:textId="77777777" w:rsidR="001C68C8" w:rsidRDefault="00000000" w:rsidP="00073B05">
      <w:pPr>
        <w:spacing w:before="160" w:after="120" w:line="259" w:lineRule="auto"/>
        <w:jc w:val="both"/>
        <w:pPrChange w:id="695" w:author="Li Jianfeng" w:date="2026-09-02T16:59:00Z" w16du:dateUtc="2026-09-02T08:59:00Z">
          <w:pPr>
            <w:spacing w:before="160" w:after="120" w:line="259" w:lineRule="auto"/>
          </w:pPr>
        </w:pPrChange>
      </w:pPr>
      <w:r>
        <w:rPr>
          <w:b/>
          <w:sz w:val="22"/>
        </w:rPr>
        <w:t>Proof-of-concept methodology</w:t>
      </w:r>
    </w:p>
    <w:p w14:paraId="5402BB5A" w14:textId="77777777" w:rsidR="001C68C8" w:rsidRDefault="00000000" w:rsidP="00073B05">
      <w:pPr>
        <w:spacing w:after="120" w:line="259" w:lineRule="auto"/>
        <w:jc w:val="both"/>
      </w:pPr>
      <w:r>
        <w:rPr>
          <w:b/>
          <w:sz w:val="22"/>
        </w:rPr>
        <w:t>Stage 1: laboratory benchmarking (months 6 to 9).</w:t>
      </w:r>
      <w:r>
        <w:rPr>
          <w:sz w:val="22"/>
        </w:rPr>
        <w:t xml:space="preserve"> The starting point is an existing capability rather than a new build. The adaptive triggering mechanism has already been validated experimentally on a multi-storey laboratory structure instrumented with the team's wireless sensing node, across ambient vibration, impact, simulated earthquake and simulated strong wind, with results published in a peer-reviewed journal. The Gap Fund work repeats this validation on the module prototype rather than the research node, and extends it from detection performance alone to the full set of customer indicators listed below. The two baselines are fixed in advance, in line with Section 2.6: periodic or duty-cycled sampling, and fixed-threshold triggering with conservatively selected parameters. All three are exposed to the same event sequences under the same recording requirement, so the comparison is like for like.</w:t>
      </w:r>
    </w:p>
    <w:p w14:paraId="07DA4E28" w14:textId="77777777" w:rsidR="001C68C8" w:rsidRDefault="00000000" w:rsidP="00073B05">
      <w:pPr>
        <w:spacing w:after="120" w:line="259" w:lineRule="auto"/>
        <w:jc w:val="both"/>
      </w:pPr>
      <w:r>
        <w:rPr>
          <w:b/>
          <w:sz w:val="22"/>
        </w:rPr>
        <w:t>Stage 2: second event class (months 6 to 9).</w:t>
      </w:r>
      <w:r>
        <w:rPr>
          <w:sz w:val="22"/>
        </w:rPr>
        <w:t xml:space="preserve"> To demonstrate that the capability is not tied to a single application, the same mechanism is applied to a second event class drawn from industrial monitoring: abnormal vibration and impact events on rotating equipment such as motors, pumps, compressors and fans. This class is selected deliberately because it shares the vibration modality of the first class and therefore requires no change of sentinel component, which keeps the extension cost low while directly supporting the industrial segment identified in Section 2.2. The work will first screen the event class for sentinel detectability, then repeat the benchmark under conditions representative of that environment. The priority event class defined in Section 2.2 carries the full validation; the second class runs alongside it as an extension check rather than as a second full validation.</w:t>
      </w:r>
    </w:p>
    <w:p w14:paraId="5CF4FB91" w14:textId="77777777" w:rsidR="001C68C8" w:rsidRDefault="00000000" w:rsidP="00073B05">
      <w:pPr>
        <w:spacing w:after="120" w:line="259" w:lineRule="auto"/>
        <w:jc w:val="both"/>
      </w:pPr>
      <w:r>
        <w:rPr>
          <w:b/>
          <w:sz w:val="22"/>
        </w:rPr>
        <w:t>Stage 3: pilot validation (months 9 to 12).</w:t>
      </w:r>
      <w:r>
        <w:rPr>
          <w:sz w:val="22"/>
        </w:rPr>
        <w:t xml:space="preserve"> The prototype is then validated with one equipment-side partner and one field-side partner, as set out in Section 2.8. The equipment-side partner assesses integration feasibility, </w:t>
      </w:r>
      <w:r>
        <w:rPr>
          <w:sz w:val="22"/>
        </w:rPr>
        <w:lastRenderedPageBreak/>
        <w:t>incremental cost, device-level testing burden and preferred product form. The field-side partner assesses whether the captured records support real decisions such as incident review, maintenance action or complaint response, and whether the reduction in false and low-value records is visible in operation. Depending on the partner, validation uses either the module embedded in the partner's own node or a complete pilot node supplied by the team, so that a field partner is not required to redesign a product before the capability can be tested.</w:t>
      </w:r>
    </w:p>
    <w:p w14:paraId="3D63DBDE" w14:textId="77777777" w:rsidR="001C68C8" w:rsidRDefault="00000000" w:rsidP="00073B05">
      <w:pPr>
        <w:spacing w:after="120" w:line="259" w:lineRule="auto"/>
        <w:jc w:val="both"/>
        <w:rPr>
          <w:ins w:id="696" w:author="Li Jianfeng" w:date="2026-09-02T16:59:00Z" w16du:dateUtc="2026-09-02T08:59:00Z"/>
          <w:rFonts w:eastAsiaTheme="minorEastAsia"/>
          <w:sz w:val="22"/>
        </w:rPr>
      </w:pPr>
      <w:r>
        <w:rPr>
          <w:b/>
          <w:sz w:val="22"/>
        </w:rPr>
        <w:t>Performance indicators.</w:t>
      </w:r>
      <w:r>
        <w:rPr>
          <w:sz w:val="22"/>
        </w:rPr>
        <w:t xml:space="preserve"> The proof-of-concept is assessed against six indicators, which are the technical form of the endorsement criteria in Section 2.8. Each is measured for both event classes and for all three schemes.</w:t>
      </w:r>
    </w:p>
    <w:p w14:paraId="21A6EE73" w14:textId="4DCCDA3A" w:rsidR="00A24C42" w:rsidRPr="00A24C42" w:rsidRDefault="00A24C42" w:rsidP="00A24C42">
      <w:pPr>
        <w:spacing w:after="120" w:line="259" w:lineRule="auto"/>
        <w:jc w:val="center"/>
        <w:rPr>
          <w:rFonts w:eastAsiaTheme="minorEastAsia" w:hint="eastAsia"/>
          <w:i/>
          <w:iCs/>
          <w:rPrChange w:id="697" w:author="Li Jianfeng" w:date="2026-09-02T17:00:00Z" w16du:dateUtc="2026-09-02T09:00:00Z">
            <w:rPr/>
          </w:rPrChange>
        </w:rPr>
        <w:pPrChange w:id="698" w:author="Li Jianfeng" w:date="2026-09-02T17:00:00Z" w16du:dateUtc="2026-09-02T09:00:00Z">
          <w:pPr>
            <w:spacing w:after="120" w:line="259" w:lineRule="auto"/>
            <w:jc w:val="both"/>
          </w:pPr>
        </w:pPrChange>
      </w:pPr>
      <w:ins w:id="699" w:author="Li Jianfeng" w:date="2026-09-02T17:00:00Z" w16du:dateUtc="2026-09-02T09:00:00Z">
        <w:r w:rsidRPr="00A24C42">
          <w:rPr>
            <w:rFonts w:eastAsiaTheme="minorEastAsia"/>
            <w:i/>
            <w:iCs/>
            <w:sz w:val="22"/>
            <w:rPrChange w:id="700" w:author="Li Jianfeng" w:date="2026-09-02T17:00:00Z" w16du:dateUtc="2026-09-02T09:00:00Z">
              <w:rPr>
                <w:rFonts w:eastAsiaTheme="minorEastAsia"/>
                <w:sz w:val="22"/>
              </w:rPr>
            </w:rPrChange>
          </w:rPr>
          <w:t>T</w:t>
        </w:r>
        <w:r w:rsidRPr="00A24C42">
          <w:rPr>
            <w:rFonts w:eastAsiaTheme="minorEastAsia" w:hint="eastAsia"/>
            <w:i/>
            <w:iCs/>
            <w:sz w:val="22"/>
            <w:rPrChange w:id="701" w:author="Li Jianfeng" w:date="2026-09-02T17:00:00Z" w16du:dateUtc="2026-09-02T09:00:00Z">
              <w:rPr>
                <w:rFonts w:eastAsiaTheme="minorEastAsia" w:hint="eastAsia"/>
                <w:sz w:val="22"/>
              </w:rPr>
            </w:rPrChange>
          </w:rPr>
          <w:t>able X</w:t>
        </w:r>
      </w:ins>
    </w:p>
    <w:tbl>
      <w:tblPr>
        <w:tblStyle w:val="a7"/>
        <w:tblW w:w="0" w:type="auto"/>
        <w:tblLook w:val="04A0" w:firstRow="1" w:lastRow="0" w:firstColumn="1" w:lastColumn="0" w:noHBand="0" w:noVBand="1"/>
      </w:tblPr>
      <w:tblGrid>
        <w:gridCol w:w="4811"/>
        <w:gridCol w:w="4811"/>
      </w:tblGrid>
      <w:tr w:rsidR="001C68C8" w14:paraId="7F8CFF13" w14:textId="77777777">
        <w:trPr>
          <w:tblHeader/>
        </w:trPr>
        <w:tc>
          <w:tcPr>
            <w:tcW w:w="4816" w:type="dxa"/>
          </w:tcPr>
          <w:p w14:paraId="3AF6A698" w14:textId="77777777" w:rsidR="001C68C8" w:rsidRDefault="00000000" w:rsidP="00073B05">
            <w:pPr>
              <w:spacing w:after="60"/>
              <w:jc w:val="both"/>
              <w:pPrChange w:id="702" w:author="Li Jianfeng" w:date="2026-09-02T16:59:00Z" w16du:dateUtc="2026-09-02T08:59:00Z">
                <w:pPr>
                  <w:spacing w:after="60"/>
                </w:pPr>
              </w:pPrChange>
            </w:pPr>
            <w:r>
              <w:rPr>
                <w:b/>
              </w:rPr>
              <w:t>Measured technical indicator</w:t>
            </w:r>
          </w:p>
        </w:tc>
        <w:tc>
          <w:tcPr>
            <w:tcW w:w="4816" w:type="dxa"/>
          </w:tcPr>
          <w:p w14:paraId="2361F1FB" w14:textId="77777777" w:rsidR="001C68C8" w:rsidRDefault="00000000" w:rsidP="00073B05">
            <w:pPr>
              <w:spacing w:after="60"/>
              <w:jc w:val="both"/>
              <w:pPrChange w:id="703" w:author="Li Jianfeng" w:date="2026-09-02T16:59:00Z" w16du:dateUtc="2026-09-02T08:59:00Z">
                <w:pPr>
                  <w:spacing w:after="60"/>
                </w:pPr>
              </w:pPrChange>
            </w:pPr>
            <w:r>
              <w:rPr>
                <w:b/>
              </w:rPr>
              <w:t>Customer question it answers (Section 2.8)</w:t>
            </w:r>
          </w:p>
        </w:tc>
      </w:tr>
      <w:tr w:rsidR="001C68C8" w14:paraId="3E585256" w14:textId="77777777">
        <w:tc>
          <w:tcPr>
            <w:tcW w:w="4816" w:type="dxa"/>
          </w:tcPr>
          <w:p w14:paraId="5F227463" w14:textId="77777777" w:rsidR="001C68C8" w:rsidRDefault="00000000" w:rsidP="00073B05">
            <w:pPr>
              <w:spacing w:after="60"/>
              <w:jc w:val="both"/>
              <w:pPrChange w:id="704" w:author="Li Jianfeng" w:date="2026-09-02T16:59:00Z" w16du:dateUtc="2026-09-02T08:59:00Z">
                <w:pPr>
                  <w:spacing w:after="60"/>
                </w:pPr>
              </w:pPrChange>
            </w:pPr>
            <w:r>
              <w:t>Capture completeness for the defined event class: number of critical events missed, targeted at close to zero</w:t>
            </w:r>
          </w:p>
        </w:tc>
        <w:tc>
          <w:tcPr>
            <w:tcW w:w="4816" w:type="dxa"/>
          </w:tcPr>
          <w:p w14:paraId="47D7D6CD" w14:textId="77777777" w:rsidR="001C68C8" w:rsidRDefault="00000000" w:rsidP="00073B05">
            <w:pPr>
              <w:spacing w:after="60"/>
              <w:jc w:val="both"/>
              <w:pPrChange w:id="705" w:author="Li Jianfeng" w:date="2026-09-02T16:59:00Z" w16du:dateUtc="2026-09-02T08:59:00Z">
                <w:pPr>
                  <w:spacing w:after="60"/>
                </w:pPr>
              </w:pPrChange>
            </w:pPr>
            <w:r>
              <w:t>Does the system capture the events that matter?</w:t>
            </w:r>
          </w:p>
        </w:tc>
      </w:tr>
      <w:tr w:rsidR="001C68C8" w14:paraId="57A1C2A3" w14:textId="77777777">
        <w:tc>
          <w:tcPr>
            <w:tcW w:w="4816" w:type="dxa"/>
          </w:tcPr>
          <w:p w14:paraId="5D5B7B3E" w14:textId="77777777" w:rsidR="001C68C8" w:rsidRDefault="00000000" w:rsidP="00073B05">
            <w:pPr>
              <w:spacing w:after="60"/>
              <w:jc w:val="both"/>
              <w:pPrChange w:id="706" w:author="Li Jianfeng" w:date="2026-09-02T16:59:00Z" w16du:dateUtc="2026-09-02T08:59:00Z">
                <w:pPr>
                  <w:spacing w:after="60"/>
                </w:pPr>
              </w:pPrChange>
            </w:pPr>
            <w:r>
              <w:t>Reduction in false triggers and low-value recordings relative to the fixed-threshold baseline, under equal capture requirement</w:t>
            </w:r>
          </w:p>
        </w:tc>
        <w:tc>
          <w:tcPr>
            <w:tcW w:w="4816" w:type="dxa"/>
          </w:tcPr>
          <w:p w14:paraId="1993D6BD" w14:textId="77777777" w:rsidR="001C68C8" w:rsidRDefault="00000000" w:rsidP="00073B05">
            <w:pPr>
              <w:spacing w:after="60"/>
              <w:jc w:val="both"/>
              <w:pPrChange w:id="707" w:author="Li Jianfeng" w:date="2026-09-02T16:59:00Z" w16du:dateUtc="2026-09-02T08:59:00Z">
                <w:pPr>
                  <w:spacing w:after="60"/>
                </w:pPr>
              </w:pPrChange>
            </w:pPr>
            <w:r>
              <w:t>Does it stop wasting resources on records nobody needs?</w:t>
            </w:r>
          </w:p>
        </w:tc>
      </w:tr>
      <w:tr w:rsidR="001C68C8" w14:paraId="7874244D" w14:textId="77777777">
        <w:tc>
          <w:tcPr>
            <w:tcW w:w="4816" w:type="dxa"/>
          </w:tcPr>
          <w:p w14:paraId="73B4C6F8" w14:textId="77777777" w:rsidR="001C68C8" w:rsidRDefault="00000000" w:rsidP="00073B05">
            <w:pPr>
              <w:spacing w:after="60"/>
              <w:jc w:val="both"/>
              <w:pPrChange w:id="708" w:author="Li Jianfeng" w:date="2026-09-02T16:59:00Z" w16du:dateUtc="2026-09-02T08:59:00Z">
                <w:pPr>
                  <w:spacing w:after="60"/>
                </w:pPr>
              </w:pPrChange>
            </w:pPr>
            <w:r>
              <w:t>Wake-up delay and alignment error between the pre-trigger and high-fidelity segments</w:t>
            </w:r>
          </w:p>
        </w:tc>
        <w:tc>
          <w:tcPr>
            <w:tcW w:w="4816" w:type="dxa"/>
          </w:tcPr>
          <w:p w14:paraId="79421D8A" w14:textId="77777777" w:rsidR="001C68C8" w:rsidRDefault="00000000" w:rsidP="00073B05">
            <w:pPr>
              <w:spacing w:after="60"/>
              <w:jc w:val="both"/>
              <w:pPrChange w:id="709" w:author="Li Jianfeng" w:date="2026-09-02T16:59:00Z" w16du:dateUtc="2026-09-02T08:59:00Z">
                <w:pPr>
                  <w:spacing w:after="60"/>
                </w:pPr>
              </w:pPrChange>
            </w:pPr>
            <w:r>
              <w:t>Is the record usable, and does it include the start of the incident?</w:t>
            </w:r>
          </w:p>
        </w:tc>
      </w:tr>
      <w:tr w:rsidR="001C68C8" w14:paraId="4821368A" w14:textId="77777777">
        <w:tc>
          <w:tcPr>
            <w:tcW w:w="4816" w:type="dxa"/>
          </w:tcPr>
          <w:p w14:paraId="1AA190D7" w14:textId="77777777" w:rsidR="001C68C8" w:rsidRDefault="00000000" w:rsidP="00073B05">
            <w:pPr>
              <w:spacing w:after="60"/>
              <w:jc w:val="both"/>
              <w:pPrChange w:id="710" w:author="Li Jianfeng" w:date="2026-09-02T16:59:00Z" w16du:dateUtc="2026-09-02T08:59:00Z">
                <w:pPr>
                  <w:spacing w:after="60"/>
                </w:pPr>
              </w:pPrChange>
            </w:pPr>
            <w:r>
              <w:t>Power, storage and communication load under equal capture requirement</w:t>
            </w:r>
          </w:p>
        </w:tc>
        <w:tc>
          <w:tcPr>
            <w:tcW w:w="4816" w:type="dxa"/>
          </w:tcPr>
          <w:p w14:paraId="433E4D1D" w14:textId="77777777" w:rsidR="001C68C8" w:rsidRDefault="00000000" w:rsidP="00073B05">
            <w:pPr>
              <w:spacing w:after="60"/>
              <w:jc w:val="both"/>
              <w:pPrChange w:id="711" w:author="Li Jianfeng" w:date="2026-09-02T16:59:00Z" w16du:dateUtc="2026-09-02T08:59:00Z">
                <w:pPr>
                  <w:spacing w:after="60"/>
                </w:pPr>
              </w:pPrChange>
            </w:pPr>
            <w:r>
              <w:t>Does it extend service intervals and reduce data handling?</w:t>
            </w:r>
          </w:p>
        </w:tc>
      </w:tr>
      <w:tr w:rsidR="001C68C8" w14:paraId="5440C2B0" w14:textId="77777777">
        <w:tc>
          <w:tcPr>
            <w:tcW w:w="4816" w:type="dxa"/>
          </w:tcPr>
          <w:p w14:paraId="3D362047" w14:textId="77777777" w:rsidR="001C68C8" w:rsidRDefault="00000000" w:rsidP="00073B05">
            <w:pPr>
              <w:spacing w:after="60"/>
              <w:jc w:val="both"/>
              <w:pPrChange w:id="712" w:author="Li Jianfeng" w:date="2026-09-02T16:59:00Z" w16du:dateUtc="2026-09-02T08:59:00Z">
                <w:pPr>
                  <w:spacing w:after="60"/>
                </w:pPr>
              </w:pPrChange>
            </w:pPr>
            <w:r>
              <w:t>Module cost, integration effort in engineering hours, and device-level testing burden</w:t>
            </w:r>
          </w:p>
        </w:tc>
        <w:tc>
          <w:tcPr>
            <w:tcW w:w="4816" w:type="dxa"/>
          </w:tcPr>
          <w:p w14:paraId="60811CF5" w14:textId="77777777" w:rsidR="001C68C8" w:rsidRDefault="00000000" w:rsidP="00073B05">
            <w:pPr>
              <w:spacing w:after="60"/>
              <w:jc w:val="both"/>
              <w:pPrChange w:id="713" w:author="Li Jianfeng" w:date="2026-09-02T16:59:00Z" w16du:dateUtc="2026-09-02T08:59:00Z">
                <w:pPr>
                  <w:spacing w:after="60"/>
                </w:pPr>
              </w:pPrChange>
            </w:pPr>
            <w:r>
              <w:t>Can a manufacturer adopt it at an acceptable cost?</w:t>
            </w:r>
          </w:p>
        </w:tc>
      </w:tr>
      <w:tr w:rsidR="001C68C8" w14:paraId="56421BA2" w14:textId="77777777">
        <w:tc>
          <w:tcPr>
            <w:tcW w:w="4816" w:type="dxa"/>
          </w:tcPr>
          <w:p w14:paraId="5379B20D" w14:textId="77777777" w:rsidR="001C68C8" w:rsidRDefault="00000000" w:rsidP="00073B05">
            <w:pPr>
              <w:spacing w:after="60"/>
              <w:jc w:val="both"/>
              <w:pPrChange w:id="714" w:author="Li Jianfeng" w:date="2026-09-02T16:59:00Z" w16du:dateUtc="2026-09-02T08:59:00Z">
                <w:pPr>
                  <w:spacing w:after="60"/>
                </w:pPr>
              </w:pPrChange>
            </w:pPr>
            <w:r>
              <w:t>Decision usefulness of captured records, assessed by the field partner</w:t>
            </w:r>
          </w:p>
        </w:tc>
        <w:tc>
          <w:tcPr>
            <w:tcW w:w="4816" w:type="dxa"/>
          </w:tcPr>
          <w:p w14:paraId="7EB08DF0" w14:textId="77777777" w:rsidR="001C68C8" w:rsidRDefault="00000000" w:rsidP="00073B05">
            <w:pPr>
              <w:spacing w:after="60"/>
              <w:jc w:val="both"/>
              <w:pPrChange w:id="715" w:author="Li Jianfeng" w:date="2026-09-02T16:59:00Z" w16du:dateUtc="2026-09-02T08:59:00Z">
                <w:pPr>
                  <w:spacing w:after="60"/>
                </w:pPr>
              </w:pPrChange>
            </w:pPr>
            <w:r>
              <w:t>Do the records support incident review, maintenance and complaint response?</w:t>
            </w:r>
          </w:p>
        </w:tc>
      </w:tr>
    </w:tbl>
    <w:p w14:paraId="412B01F9" w14:textId="77777777" w:rsidR="001C68C8" w:rsidRDefault="001C68C8" w:rsidP="00073B05">
      <w:pPr>
        <w:spacing w:after="120" w:line="259" w:lineRule="auto"/>
        <w:jc w:val="both"/>
        <w:pPrChange w:id="716" w:author="Li Jianfeng" w:date="2026-09-02T16:59:00Z" w16du:dateUtc="2026-09-02T08:59:00Z">
          <w:pPr>
            <w:spacing w:after="120" w:line="259" w:lineRule="auto"/>
          </w:pPr>
        </w:pPrChange>
      </w:pPr>
    </w:p>
    <w:p w14:paraId="29F78B6B" w14:textId="77777777" w:rsidR="001C68C8" w:rsidRDefault="00000000" w:rsidP="00073B05">
      <w:pPr>
        <w:spacing w:before="160" w:after="120" w:line="259" w:lineRule="auto"/>
        <w:jc w:val="both"/>
        <w:pPrChange w:id="717" w:author="Li Jianfeng" w:date="2026-09-02T16:59:00Z" w16du:dateUtc="2026-09-02T08:59:00Z">
          <w:pPr>
            <w:spacing w:before="160" w:after="120" w:line="259" w:lineRule="auto"/>
          </w:pPr>
        </w:pPrChange>
      </w:pPr>
      <w:r>
        <w:rPr>
          <w:b/>
          <w:sz w:val="22"/>
        </w:rPr>
        <w:t>Comparison with the current state of the art</w:t>
      </w:r>
    </w:p>
    <w:p w14:paraId="18AC592C" w14:textId="77777777" w:rsidR="001C68C8" w:rsidRDefault="00000000" w:rsidP="00073B05">
      <w:pPr>
        <w:spacing w:after="120" w:line="259" w:lineRule="auto"/>
        <w:jc w:val="both"/>
      </w:pPr>
      <w:r>
        <w:rPr>
          <w:b/>
          <w:sz w:val="22"/>
        </w:rPr>
        <w:t>Basis of comparison.</w:t>
      </w:r>
      <w:r>
        <w:rPr>
          <w:sz w:val="22"/>
        </w:rPr>
        <w:t xml:space="preserve"> The comparison uses the two baselines that the target customers operate today: periodic or duty-cycled sampling, and fixed-threshold triggering. Detection figures for the proposed technology and for the fixed-threshold baseline are measured laboratory results from the published validation described above, obtained on the same testbed, the same event sequences and the same node. Figures identified as estimated are modelled from the power logic set out in Section 2.4 and have not yet been measured; converting them into measured values is part of the Gap Fund work.</w:t>
      </w:r>
    </w:p>
    <w:p w14:paraId="26E5A389" w14:textId="77777777" w:rsidR="00E4627E" w:rsidRPr="004B30EA" w:rsidRDefault="00E4627E" w:rsidP="00073B05">
      <w:pPr>
        <w:spacing w:after="80"/>
        <w:jc w:val="both"/>
        <w:rPr>
          <w:bCs/>
          <w:i/>
          <w:lang w:val="en-GB"/>
        </w:rPr>
      </w:pPr>
      <w:r w:rsidRPr="004B30EA">
        <w:rPr>
          <w:i/>
          <w:iCs/>
          <w:sz w:val="22"/>
          <w:lang w:val="en-GB"/>
        </w:rPr>
        <w:t xml:space="preserve">You should also state succinctly how your technology is better than the current state of the art (i.e. your secret sauce). </w:t>
      </w:r>
      <w:r w:rsidRPr="004B30EA">
        <w:rPr>
          <w:bCs/>
          <w:i/>
          <w:sz w:val="22"/>
          <w:lang w:val="en-GB"/>
        </w:rPr>
        <w:t xml:space="preserve">For clear and easy comparison of your technology with commercial/state of the art, please </w:t>
      </w:r>
      <w:r w:rsidR="0080323F">
        <w:rPr>
          <w:bCs/>
          <w:i/>
          <w:sz w:val="22"/>
          <w:lang w:val="en-GB"/>
        </w:rPr>
        <w:t>tabulate in the</w:t>
      </w:r>
      <w:r w:rsidRPr="004B30EA">
        <w:rPr>
          <w:bCs/>
          <w:i/>
          <w:sz w:val="22"/>
          <w:lang w:val="en-GB"/>
        </w:rPr>
        <w:t xml:space="preserve"> format</w:t>
      </w:r>
      <w:r w:rsidR="0080323F">
        <w:rPr>
          <w:bCs/>
          <w:i/>
          <w:sz w:val="22"/>
          <w:lang w:val="en-GB"/>
        </w:rPr>
        <w:t xml:space="preserve"> below</w:t>
      </w:r>
      <w:r w:rsidRPr="004B30EA">
        <w:rPr>
          <w:bCs/>
          <w:i/>
          <w:sz w:val="22"/>
          <w:lang w:val="en-GB"/>
        </w:rPr>
        <w:t>:</w:t>
      </w:r>
    </w:p>
    <w:p w14:paraId="52BF7B3C" w14:textId="77777777" w:rsidR="00E4627E" w:rsidRDefault="00E4627E" w:rsidP="00073B05">
      <w:pPr>
        <w:jc w:val="both"/>
        <w:rPr>
          <w:bCs/>
          <w:i/>
          <w:lang w:val="en-GB"/>
        </w:rPr>
      </w:pPr>
    </w:p>
    <w:p w14:paraId="16E79D0B" w14:textId="51559698" w:rsidR="00C2733A" w:rsidRPr="00A24C42" w:rsidRDefault="00A24C42" w:rsidP="00A24C42">
      <w:pPr>
        <w:jc w:val="center"/>
        <w:rPr>
          <w:rFonts w:eastAsiaTheme="minorEastAsia" w:hint="eastAsia"/>
          <w:bCs/>
          <w:i/>
          <w:lang w:val="en-GB"/>
          <w:rPrChange w:id="718" w:author="Li Jianfeng" w:date="2026-09-02T17:00:00Z" w16du:dateUtc="2026-09-02T09:00:00Z">
            <w:rPr>
              <w:bCs/>
              <w:i/>
              <w:lang w:val="en-GB"/>
            </w:rPr>
          </w:rPrChange>
        </w:rPr>
        <w:pPrChange w:id="719" w:author="Li Jianfeng" w:date="2026-09-02T17:00:00Z" w16du:dateUtc="2026-09-02T09:00:00Z">
          <w:pPr>
            <w:jc w:val="both"/>
          </w:pPr>
        </w:pPrChange>
      </w:pPr>
      <w:ins w:id="720" w:author="Li Jianfeng" w:date="2026-09-02T17:00:00Z" w16du:dateUtc="2026-09-02T09:00:00Z">
        <w:r>
          <w:rPr>
            <w:rFonts w:eastAsiaTheme="minorEastAsia" w:hint="eastAsia"/>
            <w:bCs/>
            <w:i/>
            <w:lang w:val="en-GB"/>
          </w:rPr>
          <w:t>Table X</w:t>
        </w:r>
      </w:ins>
    </w:p>
    <w:tbl>
      <w:tblPr>
        <w:tblStyle w:val="a7"/>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721" w:author="Li Jianfeng" w:date="2026-09-02T17:00:00Z" w16du:dateUtc="2026-09-02T09:00:00Z">
          <w:tblPr>
            <w:tblStyle w:val="a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2235"/>
        <w:gridCol w:w="2126"/>
        <w:gridCol w:w="2126"/>
        <w:gridCol w:w="3147"/>
        <w:tblGridChange w:id="722">
          <w:tblGrid>
            <w:gridCol w:w="2235"/>
            <w:gridCol w:w="2126"/>
            <w:gridCol w:w="2126"/>
            <w:gridCol w:w="2038"/>
            <w:gridCol w:w="1109"/>
          </w:tblGrid>
        </w:tblGridChange>
      </w:tblGrid>
      <w:tr w:rsidR="00E4627E" w:rsidRPr="004B30EA" w14:paraId="2F6B5E7D" w14:textId="77777777" w:rsidTr="00A24C42">
        <w:trPr>
          <w:tblHeader/>
          <w:trPrChange w:id="723" w:author="Li Jianfeng" w:date="2026-09-02T17:00:00Z" w16du:dateUtc="2026-09-02T09:00:00Z">
            <w:trPr>
              <w:gridAfter w:val="0"/>
              <w:tblHeader/>
            </w:trPr>
          </w:trPrChange>
        </w:trPr>
        <w:tc>
          <w:tcPr>
            <w:tcW w:w="2235" w:type="dxa"/>
            <w:shd w:val="clear" w:color="auto" w:fill="BFBFBF"/>
            <w:tcPrChange w:id="724" w:author="Li Jianfeng" w:date="2026-09-02T17:00:00Z" w16du:dateUtc="2026-09-02T09:00:00Z">
              <w:tcPr>
                <w:tcW w:w="2235" w:type="dxa"/>
                <w:shd w:val="clear" w:color="auto" w:fill="BFBFBF"/>
              </w:tcPr>
            </w:tcPrChange>
          </w:tcPr>
          <w:p w14:paraId="4E806638" w14:textId="77777777" w:rsidR="001C68C8" w:rsidRDefault="00000000" w:rsidP="00073B05">
            <w:pPr>
              <w:spacing w:after="60"/>
              <w:jc w:val="both"/>
              <w:pPrChange w:id="725" w:author="Li Jianfeng" w:date="2026-09-02T16:59:00Z" w16du:dateUtc="2026-09-02T08:59:00Z">
                <w:pPr>
                  <w:spacing w:after="60"/>
                </w:pPr>
              </w:pPrChange>
            </w:pPr>
            <w:r>
              <w:rPr>
                <w:b/>
              </w:rPr>
              <w:t>Parameters / Characteristics</w:t>
            </w:r>
          </w:p>
        </w:tc>
        <w:tc>
          <w:tcPr>
            <w:tcW w:w="2126" w:type="dxa"/>
            <w:shd w:val="clear" w:color="auto" w:fill="BFBFBF"/>
            <w:tcPrChange w:id="726" w:author="Li Jianfeng" w:date="2026-09-02T17:00:00Z" w16du:dateUtc="2026-09-02T09:00:00Z">
              <w:tcPr>
                <w:tcW w:w="2126" w:type="dxa"/>
                <w:shd w:val="clear" w:color="auto" w:fill="BFBFBF"/>
              </w:tcPr>
            </w:tcPrChange>
          </w:tcPr>
          <w:p w14:paraId="2EDE472A" w14:textId="77777777" w:rsidR="001C68C8" w:rsidRDefault="00000000" w:rsidP="00073B05">
            <w:pPr>
              <w:spacing w:after="60"/>
              <w:jc w:val="both"/>
              <w:pPrChange w:id="727" w:author="Li Jianfeng" w:date="2026-09-02T16:59:00Z" w16du:dateUtc="2026-09-02T08:59:00Z">
                <w:pPr>
                  <w:spacing w:after="60"/>
                </w:pPr>
              </w:pPrChange>
            </w:pPr>
            <w:r>
              <w:rPr>
                <w:b/>
              </w:rPr>
              <w:t>Your Technology</w:t>
            </w:r>
          </w:p>
          <w:p w14:paraId="205CE16A" w14:textId="77777777" w:rsidR="001C68C8" w:rsidRDefault="00000000" w:rsidP="00073B05">
            <w:pPr>
              <w:spacing w:after="60"/>
              <w:jc w:val="both"/>
              <w:pPrChange w:id="728" w:author="Li Jianfeng" w:date="2026-09-02T16:59:00Z" w16du:dateUtc="2026-09-02T08:59:00Z">
                <w:pPr>
                  <w:spacing w:after="60"/>
                </w:pPr>
              </w:pPrChange>
            </w:pPr>
            <w:r>
              <w:rPr>
                <w:b/>
              </w:rPr>
              <w:t>(smart adaptive event and anomaly capture module)</w:t>
            </w:r>
          </w:p>
        </w:tc>
        <w:tc>
          <w:tcPr>
            <w:tcW w:w="2126" w:type="dxa"/>
            <w:shd w:val="clear" w:color="auto" w:fill="BFBFBF"/>
            <w:tcPrChange w:id="729" w:author="Li Jianfeng" w:date="2026-09-02T17:00:00Z" w16du:dateUtc="2026-09-02T09:00:00Z">
              <w:tcPr>
                <w:tcW w:w="2126" w:type="dxa"/>
                <w:shd w:val="clear" w:color="auto" w:fill="BFBFBF"/>
              </w:tcPr>
            </w:tcPrChange>
          </w:tcPr>
          <w:p w14:paraId="26405A1B" w14:textId="77777777" w:rsidR="001C68C8" w:rsidRDefault="00000000" w:rsidP="00073B05">
            <w:pPr>
              <w:spacing w:after="60"/>
              <w:jc w:val="both"/>
              <w:pPrChange w:id="730" w:author="Li Jianfeng" w:date="2026-09-02T16:59:00Z" w16du:dateUtc="2026-09-02T08:59:00Z">
                <w:pPr>
                  <w:spacing w:after="60"/>
                </w:pPr>
              </w:pPrChange>
            </w:pPr>
            <w:r>
              <w:rPr>
                <w:b/>
              </w:rPr>
              <w:t>Existing Technology 1</w:t>
            </w:r>
          </w:p>
          <w:p w14:paraId="0DCD72F0" w14:textId="77777777" w:rsidR="001C68C8" w:rsidRDefault="00000000" w:rsidP="00073B05">
            <w:pPr>
              <w:spacing w:after="60"/>
              <w:jc w:val="both"/>
              <w:pPrChange w:id="731" w:author="Li Jianfeng" w:date="2026-09-02T16:59:00Z" w16du:dateUtc="2026-09-02T08:59:00Z">
                <w:pPr>
                  <w:spacing w:after="60"/>
                </w:pPr>
              </w:pPrChange>
            </w:pPr>
            <w:r>
              <w:rPr>
                <w:b/>
              </w:rPr>
              <w:t>(periodic / duty-cycled sampling)</w:t>
            </w:r>
          </w:p>
        </w:tc>
        <w:tc>
          <w:tcPr>
            <w:tcW w:w="3147" w:type="dxa"/>
            <w:shd w:val="clear" w:color="auto" w:fill="BFBFBF"/>
            <w:tcPrChange w:id="732" w:author="Li Jianfeng" w:date="2026-09-02T17:00:00Z" w16du:dateUtc="2026-09-02T09:00:00Z">
              <w:tcPr>
                <w:tcW w:w="2038" w:type="dxa"/>
                <w:shd w:val="clear" w:color="auto" w:fill="BFBFBF"/>
              </w:tcPr>
            </w:tcPrChange>
          </w:tcPr>
          <w:p w14:paraId="1DBF0C59" w14:textId="77777777" w:rsidR="001C68C8" w:rsidRDefault="00000000" w:rsidP="00073B05">
            <w:pPr>
              <w:spacing w:after="60"/>
              <w:jc w:val="both"/>
              <w:pPrChange w:id="733" w:author="Li Jianfeng" w:date="2026-09-02T16:59:00Z" w16du:dateUtc="2026-09-02T08:59:00Z">
                <w:pPr>
                  <w:spacing w:after="60"/>
                </w:pPr>
              </w:pPrChange>
            </w:pPr>
            <w:r>
              <w:rPr>
                <w:b/>
              </w:rPr>
              <w:t>Existing Technology 2</w:t>
            </w:r>
          </w:p>
          <w:p w14:paraId="45497DC9" w14:textId="77777777" w:rsidR="001C68C8" w:rsidRDefault="00000000" w:rsidP="00073B05">
            <w:pPr>
              <w:spacing w:after="60"/>
              <w:jc w:val="both"/>
              <w:pPrChange w:id="734" w:author="Li Jianfeng" w:date="2026-09-02T16:59:00Z" w16du:dateUtc="2026-09-02T08:59:00Z">
                <w:pPr>
                  <w:spacing w:after="60"/>
                </w:pPr>
              </w:pPrChange>
            </w:pPr>
            <w:r>
              <w:rPr>
                <w:b/>
              </w:rPr>
              <w:t>(fixed-threshold triggering)</w:t>
            </w:r>
          </w:p>
        </w:tc>
      </w:tr>
      <w:tr w:rsidR="00E4627E" w:rsidRPr="004B30EA" w14:paraId="45315AE3" w14:textId="77777777" w:rsidTr="00A24C42">
        <w:trPr>
          <w:trPrChange w:id="735" w:author="Li Jianfeng" w:date="2026-09-02T17:00:00Z" w16du:dateUtc="2026-09-02T09:00:00Z">
            <w:trPr>
              <w:gridAfter w:val="0"/>
            </w:trPr>
          </w:trPrChange>
        </w:trPr>
        <w:tc>
          <w:tcPr>
            <w:tcW w:w="2235" w:type="dxa"/>
            <w:tcPrChange w:id="736" w:author="Li Jianfeng" w:date="2026-09-02T17:00:00Z" w16du:dateUtc="2026-09-02T09:00:00Z">
              <w:tcPr>
                <w:tcW w:w="2235" w:type="dxa"/>
              </w:tcPr>
            </w:tcPrChange>
          </w:tcPr>
          <w:p w14:paraId="4514AC6A" w14:textId="77777777" w:rsidR="001C68C8" w:rsidRDefault="00000000" w:rsidP="00073B05">
            <w:pPr>
              <w:spacing w:after="60"/>
              <w:jc w:val="both"/>
              <w:pPrChange w:id="737" w:author="Li Jianfeng" w:date="2026-09-02T16:59:00Z" w16du:dateUtc="2026-09-02T08:59:00Z">
                <w:pPr>
                  <w:spacing w:after="60"/>
                </w:pPr>
              </w:pPrChange>
            </w:pPr>
            <w:r>
              <w:t>Capture of selected critical events</w:t>
            </w:r>
          </w:p>
        </w:tc>
        <w:tc>
          <w:tcPr>
            <w:tcW w:w="2126" w:type="dxa"/>
            <w:tcPrChange w:id="738" w:author="Li Jianfeng" w:date="2026-09-02T17:00:00Z" w16du:dateUtc="2026-09-02T09:00:00Z">
              <w:tcPr>
                <w:tcW w:w="2126" w:type="dxa"/>
              </w:tcPr>
            </w:tcPrChange>
          </w:tcPr>
          <w:p w14:paraId="45273187" w14:textId="77777777" w:rsidR="001C68C8" w:rsidRDefault="00000000" w:rsidP="00073B05">
            <w:pPr>
              <w:spacing w:after="60"/>
              <w:jc w:val="both"/>
              <w:pPrChange w:id="739" w:author="Li Jianfeng" w:date="2026-09-02T16:59:00Z" w16du:dateUtc="2026-09-02T08:59:00Z">
                <w:pPr>
                  <w:spacing w:after="60"/>
                </w:pPr>
              </w:pPrChange>
            </w:pPr>
            <w:r>
              <w:t>Near-complete capture maintained as conditions change; recall 94.4% in laboratory validation</w:t>
            </w:r>
          </w:p>
        </w:tc>
        <w:tc>
          <w:tcPr>
            <w:tcW w:w="2126" w:type="dxa"/>
            <w:tcPrChange w:id="740" w:author="Li Jianfeng" w:date="2026-09-02T17:00:00Z" w16du:dateUtc="2026-09-02T09:00:00Z">
              <w:tcPr>
                <w:tcW w:w="2126" w:type="dxa"/>
              </w:tcPr>
            </w:tcPrChange>
          </w:tcPr>
          <w:p w14:paraId="0BA3EBC7" w14:textId="77777777" w:rsidR="001C68C8" w:rsidRDefault="00000000" w:rsidP="00073B05">
            <w:pPr>
              <w:spacing w:after="60"/>
              <w:jc w:val="both"/>
              <w:pPrChange w:id="741" w:author="Li Jianfeng" w:date="2026-09-02T16:59:00Z" w16du:dateUtc="2026-09-02T08:59:00Z">
                <w:pPr>
                  <w:spacing w:after="60"/>
                </w:pPr>
              </w:pPrChange>
            </w:pPr>
            <w:r>
              <w:t>Events occurring during sleep intervals are permanently lost</w:t>
            </w:r>
          </w:p>
        </w:tc>
        <w:tc>
          <w:tcPr>
            <w:tcW w:w="3147" w:type="dxa"/>
            <w:tcPrChange w:id="742" w:author="Li Jianfeng" w:date="2026-09-02T17:00:00Z" w16du:dateUtc="2026-09-02T09:00:00Z">
              <w:tcPr>
                <w:tcW w:w="2038" w:type="dxa"/>
              </w:tcPr>
            </w:tcPrChange>
          </w:tcPr>
          <w:p w14:paraId="2A98DBB4" w14:textId="77777777" w:rsidR="001C68C8" w:rsidRDefault="00000000" w:rsidP="00073B05">
            <w:pPr>
              <w:spacing w:after="60"/>
              <w:jc w:val="both"/>
              <w:pPrChange w:id="743" w:author="Li Jianfeng" w:date="2026-09-02T16:59:00Z" w16du:dateUtc="2026-09-02T08:59:00Z">
                <w:pPr>
                  <w:spacing w:after="60"/>
                </w:pPr>
              </w:pPrChange>
            </w:pPr>
            <w:r>
              <w:t>Depends on manual setting; the conservative setting tested reached 100% recall only by accepting 50% precision</w:t>
            </w:r>
          </w:p>
        </w:tc>
      </w:tr>
      <w:tr w:rsidR="00E4627E" w:rsidRPr="004B30EA" w14:paraId="382B9CCC" w14:textId="77777777" w:rsidTr="00A24C42">
        <w:trPr>
          <w:trPrChange w:id="744" w:author="Li Jianfeng" w:date="2026-09-02T17:00:00Z" w16du:dateUtc="2026-09-02T09:00:00Z">
            <w:trPr>
              <w:gridAfter w:val="0"/>
            </w:trPr>
          </w:trPrChange>
        </w:trPr>
        <w:tc>
          <w:tcPr>
            <w:tcW w:w="2235" w:type="dxa"/>
            <w:tcPrChange w:id="745" w:author="Li Jianfeng" w:date="2026-09-02T17:00:00Z" w16du:dateUtc="2026-09-02T09:00:00Z">
              <w:tcPr>
                <w:tcW w:w="2235" w:type="dxa"/>
              </w:tcPr>
            </w:tcPrChange>
          </w:tcPr>
          <w:p w14:paraId="11788FC8" w14:textId="77777777" w:rsidR="001C68C8" w:rsidRDefault="00000000" w:rsidP="00073B05">
            <w:pPr>
              <w:spacing w:after="60"/>
              <w:jc w:val="both"/>
              <w:pPrChange w:id="746" w:author="Li Jianfeng" w:date="2026-09-02T16:59:00Z" w16du:dateUtc="2026-09-02T08:59:00Z">
                <w:pPr>
                  <w:spacing w:after="60"/>
                </w:pPr>
              </w:pPrChange>
            </w:pPr>
            <w:r>
              <w:t>False and low-value records</w:t>
            </w:r>
          </w:p>
        </w:tc>
        <w:tc>
          <w:tcPr>
            <w:tcW w:w="2126" w:type="dxa"/>
            <w:tcPrChange w:id="747" w:author="Li Jianfeng" w:date="2026-09-02T17:00:00Z" w16du:dateUtc="2026-09-02T09:00:00Z">
              <w:tcPr>
                <w:tcW w:w="2126" w:type="dxa"/>
              </w:tcPr>
            </w:tcPrChange>
          </w:tcPr>
          <w:p w14:paraId="5930B2E9" w14:textId="77777777" w:rsidR="001C68C8" w:rsidRDefault="00000000" w:rsidP="00073B05">
            <w:pPr>
              <w:spacing w:after="60"/>
              <w:jc w:val="both"/>
              <w:pPrChange w:id="748" w:author="Li Jianfeng" w:date="2026-09-02T16:59:00Z" w16du:dateUtc="2026-09-02T08:59:00Z">
                <w:pPr>
                  <w:spacing w:after="60"/>
                </w:pPr>
              </w:pPrChange>
            </w:pPr>
            <w:r>
              <w:t>Progressively suppressed while capture is maintained; precision 90.8%</w:t>
            </w:r>
          </w:p>
        </w:tc>
        <w:tc>
          <w:tcPr>
            <w:tcW w:w="2126" w:type="dxa"/>
            <w:tcPrChange w:id="749" w:author="Li Jianfeng" w:date="2026-09-02T17:00:00Z" w16du:dateUtc="2026-09-02T09:00:00Z">
              <w:tcPr>
                <w:tcW w:w="2126" w:type="dxa"/>
              </w:tcPr>
            </w:tcPrChange>
          </w:tcPr>
          <w:p w14:paraId="3C4C8AE2" w14:textId="77777777" w:rsidR="001C68C8" w:rsidRDefault="00000000" w:rsidP="00073B05">
            <w:pPr>
              <w:spacing w:after="60"/>
              <w:jc w:val="both"/>
              <w:pPrChange w:id="750" w:author="Li Jianfeng" w:date="2026-09-02T16:59:00Z" w16du:dateUtc="2026-09-02T08:59:00Z">
                <w:pPr>
                  <w:spacing w:after="60"/>
                </w:pPr>
              </w:pPrChange>
            </w:pPr>
            <w:r>
              <w:t>Not event-selective; record volume is set by the sampling schedule</w:t>
            </w:r>
          </w:p>
        </w:tc>
        <w:tc>
          <w:tcPr>
            <w:tcW w:w="3147" w:type="dxa"/>
            <w:tcPrChange w:id="751" w:author="Li Jianfeng" w:date="2026-09-02T17:00:00Z" w16du:dateUtc="2026-09-02T09:00:00Z">
              <w:tcPr>
                <w:tcW w:w="2038" w:type="dxa"/>
              </w:tcPr>
            </w:tcPrChange>
          </w:tcPr>
          <w:p w14:paraId="5F78CBB4" w14:textId="77777777" w:rsidR="001C68C8" w:rsidRDefault="00000000" w:rsidP="00073B05">
            <w:pPr>
              <w:spacing w:after="60"/>
              <w:jc w:val="both"/>
              <w:pPrChange w:id="752" w:author="Li Jianfeng" w:date="2026-09-02T16:59:00Z" w16du:dateUtc="2026-09-02T08:59:00Z">
                <w:pPr>
                  <w:spacing w:after="60"/>
                </w:pPr>
              </w:pPrChange>
            </w:pPr>
            <w:r>
              <w:t>Loose settings cause repeated irrelevant recordings; half of the records in the tested baseline were irrelevant</w:t>
            </w:r>
          </w:p>
        </w:tc>
      </w:tr>
      <w:tr w:rsidR="00E4627E" w:rsidRPr="004B30EA" w14:paraId="790F5736" w14:textId="77777777" w:rsidTr="00A24C42">
        <w:trPr>
          <w:trPrChange w:id="753" w:author="Li Jianfeng" w:date="2026-09-02T17:00:00Z" w16du:dateUtc="2026-09-02T09:00:00Z">
            <w:trPr>
              <w:gridAfter w:val="0"/>
            </w:trPr>
          </w:trPrChange>
        </w:trPr>
        <w:tc>
          <w:tcPr>
            <w:tcW w:w="2235" w:type="dxa"/>
            <w:tcPrChange w:id="754" w:author="Li Jianfeng" w:date="2026-09-02T17:00:00Z" w16du:dateUtc="2026-09-02T09:00:00Z">
              <w:tcPr>
                <w:tcW w:w="2235" w:type="dxa"/>
              </w:tcPr>
            </w:tcPrChange>
          </w:tcPr>
          <w:p w14:paraId="7C2B00DE" w14:textId="77777777" w:rsidR="001C68C8" w:rsidRDefault="00000000" w:rsidP="00073B05">
            <w:pPr>
              <w:spacing w:after="60"/>
              <w:jc w:val="both"/>
              <w:pPrChange w:id="755" w:author="Li Jianfeng" w:date="2026-09-02T16:59:00Z" w16du:dateUtc="2026-09-02T08:59:00Z">
                <w:pPr>
                  <w:spacing w:after="60"/>
                </w:pPr>
              </w:pPrChange>
            </w:pPr>
            <w:r>
              <w:lastRenderedPageBreak/>
              <w:t>Overall detection performance (F-beta, laboratory)</w:t>
            </w:r>
          </w:p>
        </w:tc>
        <w:tc>
          <w:tcPr>
            <w:tcW w:w="2126" w:type="dxa"/>
            <w:tcPrChange w:id="756" w:author="Li Jianfeng" w:date="2026-09-02T17:00:00Z" w16du:dateUtc="2026-09-02T09:00:00Z">
              <w:tcPr>
                <w:tcW w:w="2126" w:type="dxa"/>
              </w:tcPr>
            </w:tcPrChange>
          </w:tcPr>
          <w:p w14:paraId="18CD3EC9" w14:textId="77777777" w:rsidR="001C68C8" w:rsidRDefault="00000000" w:rsidP="00073B05">
            <w:pPr>
              <w:spacing w:after="60"/>
              <w:jc w:val="both"/>
              <w:pPrChange w:id="757" w:author="Li Jianfeng" w:date="2026-09-02T16:59:00Z" w16du:dateUtc="2026-09-02T08:59:00Z">
                <w:pPr>
                  <w:spacing w:after="60"/>
                </w:pPr>
              </w:pPrChange>
            </w:pPr>
            <w:r>
              <w:t>0.9396</w:t>
            </w:r>
          </w:p>
        </w:tc>
        <w:tc>
          <w:tcPr>
            <w:tcW w:w="2126" w:type="dxa"/>
            <w:tcPrChange w:id="758" w:author="Li Jianfeng" w:date="2026-09-02T17:00:00Z" w16du:dateUtc="2026-09-02T09:00:00Z">
              <w:tcPr>
                <w:tcW w:w="2126" w:type="dxa"/>
              </w:tcPr>
            </w:tcPrChange>
          </w:tcPr>
          <w:p w14:paraId="14EE5B7F" w14:textId="77777777" w:rsidR="001C68C8" w:rsidRDefault="00000000" w:rsidP="00073B05">
            <w:pPr>
              <w:spacing w:after="60"/>
              <w:jc w:val="both"/>
              <w:pPrChange w:id="759" w:author="Li Jianfeng" w:date="2026-09-02T16:59:00Z" w16du:dateUtc="2026-09-02T08:59:00Z">
                <w:pPr>
                  <w:spacing w:after="60"/>
                </w:pPr>
              </w:pPrChange>
            </w:pPr>
            <w:r>
              <w:t>Not applicable</w:t>
            </w:r>
          </w:p>
        </w:tc>
        <w:tc>
          <w:tcPr>
            <w:tcW w:w="3147" w:type="dxa"/>
            <w:tcPrChange w:id="760" w:author="Li Jianfeng" w:date="2026-09-02T17:00:00Z" w16du:dateUtc="2026-09-02T09:00:00Z">
              <w:tcPr>
                <w:tcW w:w="2038" w:type="dxa"/>
              </w:tcPr>
            </w:tcPrChange>
          </w:tcPr>
          <w:p w14:paraId="1738CCA3" w14:textId="77777777" w:rsidR="001C68C8" w:rsidRDefault="00000000" w:rsidP="00073B05">
            <w:pPr>
              <w:spacing w:after="60"/>
              <w:jc w:val="both"/>
              <w:pPrChange w:id="761" w:author="Li Jianfeng" w:date="2026-09-02T16:59:00Z" w16du:dateUtc="2026-09-02T08:59:00Z">
                <w:pPr>
                  <w:spacing w:after="60"/>
                </w:pPr>
              </w:pPrChange>
            </w:pPr>
            <w:r>
              <w:t>0.8025</w:t>
            </w:r>
          </w:p>
        </w:tc>
      </w:tr>
      <w:tr w:rsidR="001C68C8" w14:paraId="6FBFA5D2" w14:textId="77777777" w:rsidTr="00A24C42">
        <w:trPr>
          <w:trPrChange w:id="762" w:author="Li Jianfeng" w:date="2026-09-02T17:00:00Z" w16du:dateUtc="2026-09-02T09:00:00Z">
            <w:trPr>
              <w:gridAfter w:val="0"/>
            </w:trPr>
          </w:trPrChange>
        </w:trPr>
        <w:tc>
          <w:tcPr>
            <w:tcW w:w="2235" w:type="dxa"/>
            <w:tcPrChange w:id="763" w:author="Li Jianfeng" w:date="2026-09-02T17:00:00Z" w16du:dateUtc="2026-09-02T09:00:00Z">
              <w:tcPr>
                <w:tcW w:w="2235" w:type="dxa"/>
              </w:tcPr>
            </w:tcPrChange>
          </w:tcPr>
          <w:p w14:paraId="5C91B631" w14:textId="77777777" w:rsidR="001C68C8" w:rsidRDefault="00000000" w:rsidP="00073B05">
            <w:pPr>
              <w:spacing w:after="60"/>
              <w:jc w:val="both"/>
              <w:pPrChange w:id="764" w:author="Li Jianfeng" w:date="2026-09-02T16:59:00Z" w16du:dateUtc="2026-09-02T08:59:00Z">
                <w:pPr>
                  <w:spacing w:after="60"/>
                </w:pPr>
              </w:pPrChange>
            </w:pPr>
            <w:r>
              <w:t>Parameter setting and adaptation</w:t>
            </w:r>
          </w:p>
        </w:tc>
        <w:tc>
          <w:tcPr>
            <w:tcW w:w="2126" w:type="dxa"/>
            <w:tcPrChange w:id="765" w:author="Li Jianfeng" w:date="2026-09-02T17:00:00Z" w16du:dateUtc="2026-09-02T09:00:00Z">
              <w:tcPr>
                <w:tcW w:w="2126" w:type="dxa"/>
              </w:tcPr>
            </w:tcPrChange>
          </w:tcPr>
          <w:p w14:paraId="5D074E24" w14:textId="77777777" w:rsidR="001C68C8" w:rsidRDefault="00000000" w:rsidP="00073B05">
            <w:pPr>
              <w:spacing w:after="60"/>
              <w:jc w:val="both"/>
              <w:pPrChange w:id="766" w:author="Li Jianfeng" w:date="2026-09-02T16:59:00Z" w16du:dateUtc="2026-09-02T08:59:00Z">
                <w:pPr>
                  <w:spacing w:after="60"/>
                </w:pPr>
              </w:pPrChange>
            </w:pPr>
            <w:r>
              <w:t>Self-tuning in the field; adapts continuously to changing conditions without a return site visit</w:t>
            </w:r>
          </w:p>
        </w:tc>
        <w:tc>
          <w:tcPr>
            <w:tcW w:w="2126" w:type="dxa"/>
            <w:tcPrChange w:id="767" w:author="Li Jianfeng" w:date="2026-09-02T17:00:00Z" w16du:dateUtc="2026-09-02T09:00:00Z">
              <w:tcPr>
                <w:tcW w:w="2126" w:type="dxa"/>
              </w:tcPr>
            </w:tcPrChange>
          </w:tcPr>
          <w:p w14:paraId="7C4D9AD5" w14:textId="77777777" w:rsidR="001C68C8" w:rsidRDefault="00000000" w:rsidP="00073B05">
            <w:pPr>
              <w:spacing w:after="60"/>
              <w:jc w:val="both"/>
              <w:pPrChange w:id="768" w:author="Li Jianfeng" w:date="2026-09-02T16:59:00Z" w16du:dateUtc="2026-09-02T08:59:00Z">
                <w:pPr>
                  <w:spacing w:after="60"/>
                </w:pPr>
              </w:pPrChange>
            </w:pPr>
            <w:r>
              <w:t>Sampling interval set manually; no adaptation</w:t>
            </w:r>
          </w:p>
        </w:tc>
        <w:tc>
          <w:tcPr>
            <w:tcW w:w="3147" w:type="dxa"/>
            <w:tcPrChange w:id="769" w:author="Li Jianfeng" w:date="2026-09-02T17:00:00Z" w16du:dateUtc="2026-09-02T09:00:00Z">
              <w:tcPr>
                <w:tcW w:w="2038" w:type="dxa"/>
              </w:tcPr>
            </w:tcPrChange>
          </w:tcPr>
          <w:p w14:paraId="4839E2D3" w14:textId="77777777" w:rsidR="001C68C8" w:rsidRDefault="00000000" w:rsidP="00073B05">
            <w:pPr>
              <w:spacing w:after="60"/>
              <w:jc w:val="both"/>
              <w:pPrChange w:id="770" w:author="Li Jianfeng" w:date="2026-09-02T16:59:00Z" w16du:dateUtc="2026-09-02T08:59:00Z">
                <w:pPr>
                  <w:spacing w:after="60"/>
                </w:pPr>
              </w:pPrChange>
            </w:pPr>
            <w:r>
              <w:t>Threshold and duration set manually from empirical values; no adaptation once configured</w:t>
            </w:r>
          </w:p>
        </w:tc>
      </w:tr>
      <w:tr w:rsidR="001C68C8" w14:paraId="07FE8985" w14:textId="77777777" w:rsidTr="00A24C42">
        <w:trPr>
          <w:trPrChange w:id="771" w:author="Li Jianfeng" w:date="2026-09-02T17:00:00Z" w16du:dateUtc="2026-09-02T09:00:00Z">
            <w:trPr>
              <w:gridAfter w:val="0"/>
            </w:trPr>
          </w:trPrChange>
        </w:trPr>
        <w:tc>
          <w:tcPr>
            <w:tcW w:w="2235" w:type="dxa"/>
            <w:tcPrChange w:id="772" w:author="Li Jianfeng" w:date="2026-09-02T17:00:00Z" w16du:dateUtc="2026-09-02T09:00:00Z">
              <w:tcPr>
                <w:tcW w:w="2235" w:type="dxa"/>
              </w:tcPr>
            </w:tcPrChange>
          </w:tcPr>
          <w:p w14:paraId="26495C15" w14:textId="77777777" w:rsidR="001C68C8" w:rsidRDefault="00000000" w:rsidP="00073B05">
            <w:pPr>
              <w:spacing w:after="60"/>
              <w:jc w:val="both"/>
              <w:pPrChange w:id="773" w:author="Li Jianfeng" w:date="2026-09-02T16:59:00Z" w16du:dateUtc="2026-09-02T08:59:00Z">
                <w:pPr>
                  <w:spacing w:after="60"/>
                </w:pPr>
              </w:pPrChange>
            </w:pPr>
            <w:r>
              <w:t>Information from before the trigger</w:t>
            </w:r>
          </w:p>
        </w:tc>
        <w:tc>
          <w:tcPr>
            <w:tcW w:w="2126" w:type="dxa"/>
            <w:tcPrChange w:id="774" w:author="Li Jianfeng" w:date="2026-09-02T17:00:00Z" w16du:dateUtc="2026-09-02T09:00:00Z">
              <w:tcPr>
                <w:tcW w:w="2126" w:type="dxa"/>
              </w:tcPr>
            </w:tcPrChange>
          </w:tcPr>
          <w:p w14:paraId="675E4F98" w14:textId="77777777" w:rsidR="001C68C8" w:rsidRDefault="00000000" w:rsidP="00073B05">
            <w:pPr>
              <w:spacing w:after="60"/>
              <w:jc w:val="both"/>
              <w:pPrChange w:id="775" w:author="Li Jianfeng" w:date="2026-09-02T16:59:00Z" w16du:dateUtc="2026-09-02T08:59:00Z">
                <w:pPr>
                  <w:spacing w:after="60"/>
                </w:pPr>
              </w:pPrChange>
            </w:pPr>
            <w:r>
              <w:t>Sentinel buffer frozen and aligned within the node, preserving the period before the incident</w:t>
            </w:r>
          </w:p>
        </w:tc>
        <w:tc>
          <w:tcPr>
            <w:tcW w:w="2126" w:type="dxa"/>
            <w:tcPrChange w:id="776" w:author="Li Jianfeng" w:date="2026-09-02T17:00:00Z" w16du:dateUtc="2026-09-02T09:00:00Z">
              <w:tcPr>
                <w:tcW w:w="2126" w:type="dxa"/>
              </w:tcPr>
            </w:tcPrChange>
          </w:tcPr>
          <w:p w14:paraId="28205C60" w14:textId="77777777" w:rsidR="001C68C8" w:rsidRDefault="00000000" w:rsidP="00073B05">
            <w:pPr>
              <w:spacing w:after="60"/>
              <w:jc w:val="both"/>
              <w:pPrChange w:id="777" w:author="Li Jianfeng" w:date="2026-09-02T16:59:00Z" w16du:dateUtc="2026-09-02T08:59:00Z">
                <w:pPr>
                  <w:spacing w:after="60"/>
                </w:pPr>
              </w:pPrChange>
            </w:pPr>
            <w:r>
              <w:t>Depends on sampling phase; usually incomplete</w:t>
            </w:r>
          </w:p>
        </w:tc>
        <w:tc>
          <w:tcPr>
            <w:tcW w:w="3147" w:type="dxa"/>
            <w:tcPrChange w:id="778" w:author="Li Jianfeng" w:date="2026-09-02T17:00:00Z" w16du:dateUtc="2026-09-02T09:00:00Z">
              <w:tcPr>
                <w:tcW w:w="2038" w:type="dxa"/>
              </w:tcPr>
            </w:tcPrChange>
          </w:tcPr>
          <w:p w14:paraId="7C84A6C3" w14:textId="77777777" w:rsidR="001C68C8" w:rsidRDefault="00000000" w:rsidP="00073B05">
            <w:pPr>
              <w:spacing w:after="60"/>
              <w:jc w:val="both"/>
              <w:pPrChange w:id="779" w:author="Li Jianfeng" w:date="2026-09-02T16:59:00Z" w16du:dateUtc="2026-09-02T08:59:00Z">
                <w:pPr>
                  <w:spacing w:after="60"/>
                </w:pPr>
              </w:pPrChange>
            </w:pPr>
            <w:r>
              <w:t>Usually unavailable</w:t>
            </w:r>
          </w:p>
        </w:tc>
      </w:tr>
      <w:tr w:rsidR="001C68C8" w14:paraId="18D3AE1A" w14:textId="77777777" w:rsidTr="00A24C42">
        <w:trPr>
          <w:trPrChange w:id="780" w:author="Li Jianfeng" w:date="2026-09-02T17:00:00Z" w16du:dateUtc="2026-09-02T09:00:00Z">
            <w:trPr>
              <w:gridAfter w:val="0"/>
            </w:trPr>
          </w:trPrChange>
        </w:trPr>
        <w:tc>
          <w:tcPr>
            <w:tcW w:w="2235" w:type="dxa"/>
            <w:tcPrChange w:id="781" w:author="Li Jianfeng" w:date="2026-09-02T17:00:00Z" w16du:dateUtc="2026-09-02T09:00:00Z">
              <w:tcPr>
                <w:tcW w:w="2235" w:type="dxa"/>
              </w:tcPr>
            </w:tcPrChange>
          </w:tcPr>
          <w:p w14:paraId="4AEE5E66" w14:textId="77777777" w:rsidR="001C68C8" w:rsidRDefault="00000000" w:rsidP="00073B05">
            <w:pPr>
              <w:spacing w:after="60"/>
              <w:jc w:val="both"/>
              <w:pPrChange w:id="782" w:author="Li Jianfeng" w:date="2026-09-02T16:59:00Z" w16du:dateUtc="2026-09-02T08:59:00Z">
                <w:pPr>
                  <w:spacing w:after="60"/>
                </w:pPr>
              </w:pPrChange>
            </w:pPr>
            <w:r>
              <w:t>Cost of reaching and maintaining the operating point</w:t>
            </w:r>
          </w:p>
        </w:tc>
        <w:tc>
          <w:tcPr>
            <w:tcW w:w="2126" w:type="dxa"/>
            <w:tcPrChange w:id="783" w:author="Li Jianfeng" w:date="2026-09-02T17:00:00Z" w16du:dateUtc="2026-09-02T09:00:00Z">
              <w:tcPr>
                <w:tcW w:w="2126" w:type="dxa"/>
              </w:tcPr>
            </w:tcPrChange>
          </w:tcPr>
          <w:p w14:paraId="35A859E7" w14:textId="77777777" w:rsidR="001C68C8" w:rsidRDefault="00000000" w:rsidP="00073B05">
            <w:pPr>
              <w:spacing w:after="60"/>
              <w:jc w:val="both"/>
              <w:pPrChange w:id="784" w:author="Li Jianfeng" w:date="2026-09-02T16:59:00Z" w16du:dateUtc="2026-09-02T08:59:00Z">
                <w:pPr>
                  <w:spacing w:after="60"/>
                </w:pPr>
              </w:pPrChange>
            </w:pPr>
            <w:r>
              <w:t>Approximately 200 parameter evaluations, performed on the node; 0 MB transferred for tuning</w:t>
            </w:r>
          </w:p>
        </w:tc>
        <w:tc>
          <w:tcPr>
            <w:tcW w:w="2126" w:type="dxa"/>
            <w:tcPrChange w:id="785" w:author="Li Jianfeng" w:date="2026-09-02T17:00:00Z" w16du:dateUtc="2026-09-02T09:00:00Z">
              <w:tcPr>
                <w:tcW w:w="2126" w:type="dxa"/>
              </w:tcPr>
            </w:tcPrChange>
          </w:tcPr>
          <w:p w14:paraId="168DCD82" w14:textId="77777777" w:rsidR="001C68C8" w:rsidRDefault="00000000" w:rsidP="00073B05">
            <w:pPr>
              <w:spacing w:after="60"/>
              <w:jc w:val="both"/>
              <w:pPrChange w:id="786" w:author="Li Jianfeng" w:date="2026-09-02T16:59:00Z" w16du:dateUtc="2026-09-02T08:59:00Z">
                <w:pPr>
                  <w:spacing w:after="60"/>
                </w:pPr>
              </w:pPrChange>
            </w:pPr>
            <w:r>
              <w:t>Not applicable; the resource cost appears instead as continuous data return</w:t>
            </w:r>
          </w:p>
        </w:tc>
        <w:tc>
          <w:tcPr>
            <w:tcW w:w="3147" w:type="dxa"/>
            <w:tcPrChange w:id="787" w:author="Li Jianfeng" w:date="2026-09-02T17:00:00Z" w16du:dateUtc="2026-09-02T09:00:00Z">
              <w:tcPr>
                <w:tcW w:w="2038" w:type="dxa"/>
              </w:tcPr>
            </w:tcPrChange>
          </w:tcPr>
          <w:p w14:paraId="5911BEDB" w14:textId="77777777" w:rsidR="001C68C8" w:rsidRDefault="00000000" w:rsidP="00073B05">
            <w:pPr>
              <w:spacing w:after="60"/>
              <w:jc w:val="both"/>
              <w:pPrChange w:id="788" w:author="Li Jianfeng" w:date="2026-09-02T16:59:00Z" w16du:dateUtc="2026-09-02T08:59:00Z">
                <w:pPr>
                  <w:spacing w:after="60"/>
                </w:pPr>
              </w:pPrChange>
            </w:pPr>
            <w:r>
              <w:t>Approximately 15,354 evaluations for an exhaustive off-node search, with 1.5 to 15 MB transferred depending on the tuning method</w:t>
            </w:r>
          </w:p>
        </w:tc>
      </w:tr>
      <w:tr w:rsidR="001C68C8" w14:paraId="575EAF8E" w14:textId="77777777" w:rsidTr="00A24C42">
        <w:trPr>
          <w:trPrChange w:id="789" w:author="Li Jianfeng" w:date="2026-09-02T17:00:00Z" w16du:dateUtc="2026-09-02T09:00:00Z">
            <w:trPr>
              <w:gridAfter w:val="0"/>
            </w:trPr>
          </w:trPrChange>
        </w:trPr>
        <w:tc>
          <w:tcPr>
            <w:tcW w:w="2235" w:type="dxa"/>
            <w:tcPrChange w:id="790" w:author="Li Jianfeng" w:date="2026-09-02T17:00:00Z" w16du:dateUtc="2026-09-02T09:00:00Z">
              <w:tcPr>
                <w:tcW w:w="2235" w:type="dxa"/>
              </w:tcPr>
            </w:tcPrChange>
          </w:tcPr>
          <w:p w14:paraId="0BCAED6C" w14:textId="77777777" w:rsidR="001C68C8" w:rsidRDefault="00000000" w:rsidP="00073B05">
            <w:pPr>
              <w:spacing w:after="60"/>
              <w:jc w:val="both"/>
              <w:pPrChange w:id="791" w:author="Li Jianfeng" w:date="2026-09-02T16:59:00Z" w16du:dateUtc="2026-09-02T08:59:00Z">
                <w:pPr>
                  <w:spacing w:after="60"/>
                </w:pPr>
              </w:pPrChange>
            </w:pPr>
            <w:r>
              <w:t>Power and storage under equal capture requirement</w:t>
            </w:r>
          </w:p>
        </w:tc>
        <w:tc>
          <w:tcPr>
            <w:tcW w:w="2126" w:type="dxa"/>
            <w:tcPrChange w:id="792" w:author="Li Jianfeng" w:date="2026-09-02T17:00:00Z" w16du:dateUtc="2026-09-02T09:00:00Z">
              <w:tcPr>
                <w:tcW w:w="2126" w:type="dxa"/>
              </w:tcPr>
            </w:tcPrChange>
          </w:tcPr>
          <w:p w14:paraId="0302F0C6" w14:textId="77777777" w:rsidR="001C68C8" w:rsidRDefault="00000000" w:rsidP="00073B05">
            <w:pPr>
              <w:spacing w:after="60"/>
              <w:jc w:val="both"/>
              <w:pPrChange w:id="793" w:author="Li Jianfeng" w:date="2026-09-02T16:59:00Z" w16du:dateUtc="2026-09-02T08:59:00Z">
                <w:pPr>
                  <w:spacing w:after="60"/>
                </w:pPr>
              </w:pPrChange>
            </w:pPr>
            <w:r>
              <w:t>Reduced in proportion to the suppression of false triggers (estimated; to be measured in this project)</w:t>
            </w:r>
          </w:p>
        </w:tc>
        <w:tc>
          <w:tcPr>
            <w:tcW w:w="2126" w:type="dxa"/>
            <w:tcPrChange w:id="794" w:author="Li Jianfeng" w:date="2026-09-02T17:00:00Z" w16du:dateUtc="2026-09-02T09:00:00Z">
              <w:tcPr>
                <w:tcW w:w="2126" w:type="dxa"/>
              </w:tcPr>
            </w:tcPrChange>
          </w:tcPr>
          <w:p w14:paraId="22DB99AC" w14:textId="77777777" w:rsidR="001C68C8" w:rsidRDefault="00000000" w:rsidP="00073B05">
            <w:pPr>
              <w:spacing w:after="60"/>
              <w:jc w:val="both"/>
              <w:pPrChange w:id="795" w:author="Li Jianfeng" w:date="2026-09-02T16:59:00Z" w16du:dateUtc="2026-09-02T08:59:00Z">
                <w:pPr>
                  <w:spacing w:after="60"/>
                </w:pPr>
              </w:pPrChange>
            </w:pPr>
            <w:r>
              <w:t>Set by the duty cycle and independent of whether events occur</w:t>
            </w:r>
          </w:p>
        </w:tc>
        <w:tc>
          <w:tcPr>
            <w:tcW w:w="3147" w:type="dxa"/>
            <w:tcPrChange w:id="796" w:author="Li Jianfeng" w:date="2026-09-02T17:00:00Z" w16du:dateUtc="2026-09-02T09:00:00Z">
              <w:tcPr>
                <w:tcW w:w="2038" w:type="dxa"/>
              </w:tcPr>
            </w:tcPrChange>
          </w:tcPr>
          <w:p w14:paraId="5DA328BC" w14:textId="77777777" w:rsidR="001C68C8" w:rsidRDefault="00000000" w:rsidP="00073B05">
            <w:pPr>
              <w:spacing w:after="60"/>
              <w:jc w:val="both"/>
              <w:pPrChange w:id="797" w:author="Li Jianfeng" w:date="2026-09-02T16:59:00Z" w16du:dateUtc="2026-09-02T08:59:00Z">
                <w:pPr>
                  <w:spacing w:after="60"/>
                </w:pPr>
              </w:pPrChange>
            </w:pPr>
            <w:r>
              <w:t>Higher wherever false triggers are frequent</w:t>
            </w:r>
          </w:p>
        </w:tc>
      </w:tr>
      <w:tr w:rsidR="001C68C8" w14:paraId="5139CFC1" w14:textId="77777777" w:rsidTr="00A24C42">
        <w:trPr>
          <w:trPrChange w:id="798" w:author="Li Jianfeng" w:date="2026-09-02T17:00:00Z" w16du:dateUtc="2026-09-02T09:00:00Z">
            <w:trPr>
              <w:gridAfter w:val="0"/>
            </w:trPr>
          </w:trPrChange>
        </w:trPr>
        <w:tc>
          <w:tcPr>
            <w:tcW w:w="2235" w:type="dxa"/>
            <w:tcPrChange w:id="799" w:author="Li Jianfeng" w:date="2026-09-02T17:00:00Z" w16du:dateUtc="2026-09-02T09:00:00Z">
              <w:tcPr>
                <w:tcW w:w="2235" w:type="dxa"/>
              </w:tcPr>
            </w:tcPrChange>
          </w:tcPr>
          <w:p w14:paraId="6681ACB5" w14:textId="77777777" w:rsidR="001C68C8" w:rsidRDefault="00000000" w:rsidP="00073B05">
            <w:pPr>
              <w:spacing w:after="60"/>
              <w:jc w:val="both"/>
              <w:pPrChange w:id="800" w:author="Li Jianfeng" w:date="2026-09-02T16:59:00Z" w16du:dateUtc="2026-09-02T08:59:00Z">
                <w:pPr>
                  <w:spacing w:after="60"/>
                </w:pPr>
              </w:pPrChange>
            </w:pPr>
            <w:r>
              <w:t>Route to adoption</w:t>
            </w:r>
          </w:p>
        </w:tc>
        <w:tc>
          <w:tcPr>
            <w:tcW w:w="2126" w:type="dxa"/>
            <w:tcPrChange w:id="801" w:author="Li Jianfeng" w:date="2026-09-02T17:00:00Z" w16du:dateUtc="2026-09-02T09:00:00Z">
              <w:tcPr>
                <w:tcW w:w="2126" w:type="dxa"/>
              </w:tcPr>
            </w:tcPrChange>
          </w:tcPr>
          <w:p w14:paraId="17CB7898" w14:textId="77777777" w:rsidR="001C68C8" w:rsidRDefault="00000000" w:rsidP="00073B05">
            <w:pPr>
              <w:spacing w:after="60"/>
              <w:jc w:val="both"/>
              <w:pPrChange w:id="802" w:author="Li Jianfeng" w:date="2026-09-02T16:59:00Z" w16du:dateUtc="2026-09-02T08:59:00Z">
                <w:pPr>
                  <w:spacing w:after="60"/>
                </w:pPr>
              </w:pPrChange>
            </w:pPr>
            <w:r>
              <w:t>Board-level module with firmware, or software licence, embeddable into third-party monitoring nodes</w:t>
            </w:r>
          </w:p>
        </w:tc>
        <w:tc>
          <w:tcPr>
            <w:tcW w:w="2126" w:type="dxa"/>
            <w:tcPrChange w:id="803" w:author="Li Jianfeng" w:date="2026-09-02T17:00:00Z" w16du:dateUtc="2026-09-02T09:00:00Z">
              <w:tcPr>
                <w:tcW w:w="2126" w:type="dxa"/>
              </w:tcPr>
            </w:tcPrChange>
          </w:tcPr>
          <w:p w14:paraId="73DE14B7" w14:textId="77777777" w:rsidR="001C68C8" w:rsidRDefault="00000000" w:rsidP="00073B05">
            <w:pPr>
              <w:spacing w:after="60"/>
              <w:jc w:val="both"/>
              <w:pPrChange w:id="804" w:author="Li Jianfeng" w:date="2026-09-02T16:59:00Z" w16du:dateUtc="2026-09-02T08:59:00Z">
                <w:pPr>
                  <w:spacing w:after="60"/>
                </w:pPr>
              </w:pPrChange>
            </w:pPr>
            <w:r>
              <w:t>Typically fixed in the node design</w:t>
            </w:r>
          </w:p>
        </w:tc>
        <w:tc>
          <w:tcPr>
            <w:tcW w:w="3147" w:type="dxa"/>
            <w:tcPrChange w:id="805" w:author="Li Jianfeng" w:date="2026-09-02T17:00:00Z" w16du:dateUtc="2026-09-02T09:00:00Z">
              <w:tcPr>
                <w:tcW w:w="2038" w:type="dxa"/>
              </w:tcPr>
            </w:tcPrChange>
          </w:tcPr>
          <w:p w14:paraId="29CDA4D9" w14:textId="77777777" w:rsidR="001C68C8" w:rsidRDefault="00000000" w:rsidP="00073B05">
            <w:pPr>
              <w:spacing w:after="60"/>
              <w:jc w:val="both"/>
              <w:pPrChange w:id="806" w:author="Li Jianfeng" w:date="2026-09-02T16:59:00Z" w16du:dateUtc="2026-09-02T08:59:00Z">
                <w:pPr>
                  <w:spacing w:after="60"/>
                </w:pPr>
              </w:pPrChange>
            </w:pPr>
            <w:r>
              <w:t>Typically fixed at design time inside closed complete nodes</w:t>
            </w:r>
          </w:p>
        </w:tc>
      </w:tr>
    </w:tbl>
    <w:p w14:paraId="31E3FE6C" w14:textId="1CAC8D51" w:rsidR="00E4627E" w:rsidRPr="001C13B7" w:rsidDel="001C13B7" w:rsidRDefault="00E4627E" w:rsidP="00073B05">
      <w:pPr>
        <w:jc w:val="both"/>
        <w:rPr>
          <w:del w:id="807" w:author="Li Jianfeng" w:date="2026-09-02T17:03:00Z" w16du:dateUtc="2026-09-02T09:03:00Z"/>
          <w:rFonts w:eastAsiaTheme="minorEastAsia" w:hint="eastAsia"/>
          <w:iCs/>
          <w:lang w:val="en-GB"/>
          <w:rPrChange w:id="808" w:author="Li Jianfeng" w:date="2026-09-02T17:03:00Z" w16du:dateUtc="2026-09-02T09:03:00Z">
            <w:rPr>
              <w:del w:id="809" w:author="Li Jianfeng" w:date="2026-09-02T17:03:00Z" w16du:dateUtc="2026-09-02T09:03:00Z"/>
              <w:iCs/>
              <w:lang w:val="en-GB"/>
            </w:rPr>
          </w:rPrChange>
        </w:rPr>
      </w:pPr>
    </w:p>
    <w:p w14:paraId="12A450E0" w14:textId="77777777" w:rsidR="00E4627E" w:rsidRPr="004B30EA" w:rsidRDefault="00E4627E" w:rsidP="00073B05">
      <w:pPr>
        <w:jc w:val="both"/>
        <w:rPr>
          <w:b/>
          <w:bCs/>
          <w:lang w:val="en-GB"/>
        </w:rPr>
      </w:pPr>
    </w:p>
    <w:p w14:paraId="44BF5A78" w14:textId="77777777" w:rsidR="001C68C8" w:rsidRDefault="00000000" w:rsidP="00073B05">
      <w:pPr>
        <w:spacing w:after="120" w:line="259" w:lineRule="auto"/>
        <w:jc w:val="both"/>
      </w:pPr>
      <w:r>
        <w:rPr>
          <w:b/>
          <w:sz w:val="22"/>
        </w:rPr>
        <w:t>Reading the table.</w:t>
      </w:r>
      <w:r>
        <w:rPr>
          <w:sz w:val="22"/>
        </w:rPr>
        <w:t xml:space="preserve"> Two rows carry the commercial argument. The fixed-threshold baseline reached complete capture only by accepting that half of its records were irrelevant, which is exactly the cost customers report: battery, storage, bandwidth and review time spent on data nobody needed. The adaptive mechanism held capture at a comparable level while roughly halving the irrelevant fraction, and reached that operating point on the node itself. The remaining rows explain why this is deliverable rather than merely desirable: the tuning cost is small enough for a microcontroller, and the result is a component a manufacturer can fit into an existing product.</w:t>
      </w:r>
    </w:p>
    <w:p w14:paraId="7BFE972A" w14:textId="77777777" w:rsidR="001C68C8" w:rsidRDefault="00000000" w:rsidP="00073B05">
      <w:pPr>
        <w:spacing w:after="120" w:line="259" w:lineRule="auto"/>
        <w:jc w:val="both"/>
      </w:pPr>
      <w:r>
        <w:rPr>
          <w:b/>
          <w:sz w:val="22"/>
        </w:rPr>
        <w:t>Relation to market alternatives.</w:t>
      </w:r>
      <w:r>
        <w:rPr>
          <w:sz w:val="22"/>
        </w:rPr>
        <w:t xml:space="preserve"> The alternatives identified in Section 2.5, namely sensor chips and development kits, original equipment manufacturer acquisition boards, complete wireless monitoring nodes, industrial condition-monitoring devices and transport shock recorders, establish that demand for event records is real, and they also define this project's burden of proof. Chips and kits leave the customer to design, tune and validate the capture workflow; acquisition boards remove hardware development effort but not tuning effort; complete nodes deliver records, but as closed products whose configuration is fixed at design time. The claim to be substantiated is therefore specific: under the same recording requirement and the same deployment constraint, adaptive capture preserves near-complete capture of the selected event class while measurably reducing false and low-value records, in a form a third-party manufacturer can embed.</w:t>
      </w:r>
    </w:p>
    <w:p w14:paraId="70FA23D6" w14:textId="77777777" w:rsidR="001C68C8" w:rsidRDefault="00000000" w:rsidP="00073B05">
      <w:pPr>
        <w:spacing w:before="160" w:after="120" w:line="259" w:lineRule="auto"/>
        <w:jc w:val="both"/>
        <w:pPrChange w:id="810" w:author="Li Jianfeng" w:date="2026-09-02T16:59:00Z" w16du:dateUtc="2026-09-02T08:59:00Z">
          <w:pPr>
            <w:spacing w:before="160" w:after="120" w:line="259" w:lineRule="auto"/>
          </w:pPr>
        </w:pPrChange>
      </w:pPr>
      <w:r>
        <w:rPr>
          <w:b/>
          <w:sz w:val="22"/>
        </w:rPr>
        <w:lastRenderedPageBreak/>
        <w:t>Expected outcomes and deliverables</w:t>
      </w:r>
    </w:p>
    <w:p w14:paraId="473DB311" w14:textId="77777777" w:rsidR="001C68C8" w:rsidRDefault="00000000" w:rsidP="00073B05">
      <w:pPr>
        <w:spacing w:after="120" w:line="259" w:lineRule="auto"/>
        <w:jc w:val="both"/>
      </w:pPr>
      <w:r>
        <w:rPr>
          <w:b/>
          <w:sz w:val="22"/>
        </w:rPr>
        <w:t>Deliverables.</w:t>
      </w:r>
      <w:r>
        <w:rPr>
          <w:sz w:val="22"/>
        </w:rPr>
        <w:t xml:space="preserve"> The Gap Fund work produces five deliverables, consistent with Section 2.6. First, a validated board-level capture module prototype with a defined interface specification covering form factor, power, host connection and register map. Second, a firmware and software package with configuration tools, including the pre-deployment optimisation tool. Third, an integration guide covering interfaces, drivers, device-level test recommendations, and a bill of materials with a design-for-manufacture review. Fourth, a benchmark report against periodic sampling and fixed-threshold triggering, reporting the six indicators above for both event classes. Fifth, a pilot package in the form of a deployable complete node, allowing a field partner to test the capability without first redesigning their own product. Together these convert a validated mechanism into the evidence an equipment manufacturer needs before committing to integration.</w:t>
      </w:r>
    </w:p>
    <w:p w14:paraId="250B636D" w14:textId="77777777" w:rsidR="001C68C8" w:rsidRDefault="00000000" w:rsidP="00073B05">
      <w:pPr>
        <w:spacing w:after="120" w:line="259" w:lineRule="auto"/>
        <w:jc w:val="both"/>
      </w:pPr>
      <w:r>
        <w:rPr>
          <w:b/>
          <w:sz w:val="22"/>
        </w:rPr>
        <w:t>Technology readiness.</w:t>
      </w:r>
      <w:r>
        <w:rPr>
          <w:sz w:val="22"/>
        </w:rPr>
        <w:t xml:space="preserve"> The project moves the technology from laboratory validation of the mechanism, at technology readiness level 4, to a prototype validated in a relevant environment with an industry partner, at technology readiness level 5 to 6. Certification, volume manufacturing and product-level customer support remain outside the Gap Fund scope and belong to the equipment manufacturer or to a follow-on commercial entity, as discussed in Section 2.6.</w:t>
      </w:r>
    </w:p>
    <w:p w14:paraId="40F214AE" w14:textId="77777777" w:rsidR="001C68C8" w:rsidRDefault="00000000" w:rsidP="00073B05">
      <w:pPr>
        <w:spacing w:before="160" w:after="120" w:line="259" w:lineRule="auto"/>
        <w:jc w:val="both"/>
        <w:pPrChange w:id="811" w:author="Li Jianfeng" w:date="2026-09-02T16:59:00Z" w16du:dateUtc="2026-09-02T08:59:00Z">
          <w:pPr>
            <w:spacing w:before="160" w:after="120" w:line="259" w:lineRule="auto"/>
          </w:pPr>
        </w:pPrChange>
      </w:pPr>
      <w:r>
        <w:rPr>
          <w:b/>
          <w:sz w:val="22"/>
        </w:rPr>
        <w:t>Technical risks and mitigation</w:t>
      </w:r>
    </w:p>
    <w:p w14:paraId="22102703" w14:textId="77777777" w:rsidR="001C68C8" w:rsidRDefault="00000000" w:rsidP="00073B05">
      <w:pPr>
        <w:spacing w:after="120" w:line="259" w:lineRule="auto"/>
        <w:jc w:val="both"/>
      </w:pPr>
      <w:r>
        <w:rPr>
          <w:b/>
          <w:sz w:val="22"/>
        </w:rPr>
        <w:t>Sentinel detectability.</w:t>
      </w:r>
      <w:r>
        <w:rPr>
          <w:sz w:val="22"/>
        </w:rPr>
        <w:t xml:space="preserve"> The low-resource channel may not observe the earliest useful features of a selected event class, and no amount of parameter adaptation recovers an event the sentinel cannot see. Each candidate event class is therefore screened for sentinel detectability before it is committed to, which is why the first three months of the project select and confirm the event class and its acceptance criteria rather than build hardware.</w:t>
      </w:r>
    </w:p>
    <w:p w14:paraId="60B562B9" w14:textId="77777777" w:rsidR="001C68C8" w:rsidRDefault="00000000" w:rsidP="00073B05">
      <w:pPr>
        <w:spacing w:after="120" w:line="259" w:lineRule="auto"/>
        <w:jc w:val="both"/>
      </w:pPr>
      <w:r>
        <w:rPr>
          <w:b/>
          <w:sz w:val="22"/>
        </w:rPr>
        <w:t>Convergence under drifting conditions.</w:t>
      </w:r>
      <w:r>
        <w:rPr>
          <w:sz w:val="22"/>
        </w:rPr>
        <w:t xml:space="preserve"> Adaptation may be too slow if background conditions change faster than the loop can respond. The digital-twin stage starts the node close to a good configuration rather than at an arbitrary one, and online step sizes are bounded so that a transient disturbance cannot move the operating point far from the validated region.</w:t>
      </w:r>
    </w:p>
    <w:p w14:paraId="29993BBC" w14:textId="77777777" w:rsidR="001C68C8" w:rsidRDefault="00000000" w:rsidP="00073B05">
      <w:pPr>
        <w:spacing w:after="120" w:line="259" w:lineRule="auto"/>
        <w:jc w:val="both"/>
      </w:pPr>
      <w:r>
        <w:rPr>
          <w:b/>
          <w:sz w:val="22"/>
        </w:rPr>
        <w:t>Wake-up and pre-trigger trade-off.</w:t>
      </w:r>
      <w:r>
        <w:rPr>
          <w:sz w:val="22"/>
        </w:rPr>
        <w:t xml:space="preserve"> A shorter wake-up delay costs standby current, while a longer one risks losing the beginning of the event. Both the delay and the alignment error are treated as specified quantities, measured and published in the integration guide, so that an equipment manufacturer can design against them instead of discovering them after integration.</w:t>
      </w:r>
    </w:p>
    <w:p w14:paraId="76955DAE" w14:textId="77777777" w:rsidR="001C68C8" w:rsidRDefault="00000000" w:rsidP="00073B05">
      <w:pPr>
        <w:spacing w:after="120" w:line="259" w:lineRule="auto"/>
        <w:jc w:val="both"/>
      </w:pPr>
      <w:r>
        <w:rPr>
          <w:b/>
          <w:sz w:val="22"/>
        </w:rPr>
        <w:t>Integration uncertainty.</w:t>
      </w:r>
      <w:r>
        <w:rPr>
          <w:sz w:val="22"/>
        </w:rPr>
        <w:t xml:space="preserve"> Interface, driver and testing requirements differ between manufacturers, and integration effort is one of the main adoption costs identified in Section 2.4. The interface is therefore defined jointly with one equipment manufacturer holding design authority, and integration effort is recorded as one of the six acceptance indicators rather than treated as an implementation detail.</w:t>
      </w:r>
    </w:p>
    <w:p w14:paraId="5B37D9DD" w14:textId="77777777" w:rsidR="00E4627E" w:rsidRPr="004B30EA" w:rsidRDefault="00E4627E" w:rsidP="00073B05">
      <w:pPr>
        <w:jc w:val="both"/>
        <w:rPr>
          <w:b/>
          <w:bCs/>
          <w:sz w:val="28"/>
          <w:lang w:val="en-GB"/>
        </w:rPr>
      </w:pPr>
      <w:r w:rsidRPr="004B30EA">
        <w:rPr>
          <w:b/>
          <w:bCs/>
          <w:sz w:val="22"/>
          <w:lang w:val="en-GB"/>
        </w:rPr>
        <w:t>4.</w:t>
      </w:r>
      <w:r w:rsidRPr="004B30EA">
        <w:rPr>
          <w:b/>
          <w:bCs/>
          <w:sz w:val="22"/>
          <w:lang w:val="en-GB"/>
        </w:rPr>
        <w:tab/>
        <w:t>Project Milestones</w:t>
      </w:r>
    </w:p>
    <w:p w14:paraId="08ADE4A8" w14:textId="77777777" w:rsidR="00E4627E" w:rsidRPr="004B30EA" w:rsidRDefault="00E4627E" w:rsidP="00073B05">
      <w:pPr>
        <w:jc w:val="both"/>
        <w:rPr>
          <w:b/>
          <w:bCs/>
          <w:lang w:val="en-GB"/>
        </w:rPr>
      </w:pPr>
    </w:p>
    <w:p w14:paraId="1229ADB1" w14:textId="77777777" w:rsidR="00E4627E" w:rsidRPr="004B30EA" w:rsidRDefault="00E4627E" w:rsidP="00073B05">
      <w:pPr>
        <w:spacing w:after="200"/>
        <w:jc w:val="both"/>
        <w:rPr>
          <w:bCs/>
          <w:i/>
          <w:lang w:val="en-GB"/>
        </w:rPr>
      </w:pPr>
      <w:r w:rsidRPr="004B30EA">
        <w:rPr>
          <w:bCs/>
          <w:i/>
          <w:sz w:val="22"/>
          <w:lang w:val="en-GB"/>
        </w:rPr>
        <w:t xml:space="preserve">Describe specific project </w:t>
      </w:r>
      <w:r w:rsidR="000D0768">
        <w:rPr>
          <w:bCs/>
          <w:i/>
          <w:sz w:val="22"/>
          <w:lang w:val="en-GB"/>
        </w:rPr>
        <w:t>timeline</w:t>
      </w:r>
      <w:r w:rsidRPr="004B30EA">
        <w:rPr>
          <w:bCs/>
          <w:i/>
          <w:sz w:val="22"/>
          <w:lang w:val="en-GB"/>
        </w:rPr>
        <w:t xml:space="preserve"> in terms of “project months or weeks” </w:t>
      </w:r>
      <w:r w:rsidR="000D0768">
        <w:rPr>
          <w:bCs/>
          <w:i/>
          <w:sz w:val="22"/>
          <w:lang w:val="en-GB"/>
        </w:rPr>
        <w:t>for meeting of quantifiable</w:t>
      </w:r>
      <w:r w:rsidRPr="004B30EA">
        <w:rPr>
          <w:bCs/>
          <w:i/>
          <w:sz w:val="22"/>
          <w:lang w:val="en-GB"/>
        </w:rPr>
        <w:t xml:space="preserve"> </w:t>
      </w:r>
      <w:r w:rsidR="000D0768">
        <w:rPr>
          <w:bCs/>
          <w:i/>
          <w:sz w:val="22"/>
          <w:lang w:val="en-GB"/>
        </w:rPr>
        <w:t xml:space="preserve">milestones such as attaining certain technical specifications, </w:t>
      </w:r>
      <w:r w:rsidRPr="004B30EA">
        <w:rPr>
          <w:bCs/>
          <w:i/>
          <w:sz w:val="22"/>
          <w:lang w:val="en-GB"/>
        </w:rPr>
        <w:t>fabrication, testing, refinement, field tests, etc.</w:t>
      </w:r>
    </w:p>
    <w:p w14:paraId="63F91CAA" w14:textId="77777777" w:rsidR="00E4627E" w:rsidRPr="004B30EA" w:rsidRDefault="00E4627E" w:rsidP="00073B05">
      <w:pPr>
        <w:spacing w:after="120" w:line="259" w:lineRule="auto"/>
        <w:jc w:val="both"/>
        <w:rPr>
          <w:bCs/>
          <w:i/>
          <w:lang w:val="en-GB"/>
        </w:rPr>
      </w:pPr>
      <w:r>
        <w:rPr>
          <w:b/>
          <w:sz w:val="22"/>
        </w:rPr>
        <w:t>Milestone structure.</w:t>
      </w:r>
      <w:r>
        <w:rPr>
          <w:sz w:val="22"/>
        </w:rPr>
        <w:t xml:space="preserve"> The 18-month project is planned as 15 months of execution with a 3-month buffer, consistent with Section 2.6. Milestones are defined by deliverables and decisions that the team controls. The quantitative acceptance values behind them, covering capture completeness, reduction of false and low-value records, wake-up delay, alignment error and resource use, are fixed together with the selected partners during Months 0 to 3 and recorded as the project baseline, so that later milestones are assessed against agreed figures rather than against assumptions made before the event class is chosen. Each phase closes with a short review at which scope can be adjusted, and where a milestone depends on an external party an internal alternative is identified in advance, so that progress does not rest on a single partner or site.</w:t>
      </w:r>
    </w:p>
    <w:p w14:paraId="66CD9CE4" w14:textId="133FFC32" w:rsidR="00E4627E" w:rsidRPr="00A24C42" w:rsidRDefault="00A24C42" w:rsidP="00A24C42">
      <w:pPr>
        <w:jc w:val="center"/>
        <w:rPr>
          <w:rFonts w:eastAsiaTheme="minorEastAsia" w:hint="eastAsia"/>
          <w:bCs/>
          <w:i/>
          <w:lang w:val="en-GB"/>
          <w:rPrChange w:id="812" w:author="Li Jianfeng" w:date="2026-09-02T17:00:00Z" w16du:dateUtc="2026-09-02T09:00:00Z">
            <w:rPr>
              <w:b/>
              <w:bCs/>
              <w:lang w:val="en-GB"/>
            </w:rPr>
          </w:rPrChange>
        </w:rPr>
        <w:pPrChange w:id="813" w:author="Li Jianfeng" w:date="2026-09-02T17:00:00Z" w16du:dateUtc="2026-09-02T09:00:00Z">
          <w:pPr>
            <w:jc w:val="both"/>
          </w:pPr>
        </w:pPrChange>
      </w:pPr>
      <w:ins w:id="814" w:author="Li Jianfeng" w:date="2026-09-02T17:00:00Z" w16du:dateUtc="2026-09-02T09:00:00Z">
        <w:r>
          <w:rPr>
            <w:rFonts w:eastAsiaTheme="minorEastAsia" w:hint="eastAsia"/>
            <w:bCs/>
            <w:i/>
            <w:lang w:val="en-GB"/>
          </w:rPr>
          <w:t>Table X</w:t>
        </w:r>
      </w:ins>
    </w:p>
    <w:tbl>
      <w:tblPr>
        <w:tblStyle w:val="a7"/>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91"/>
        <w:gridCol w:w="1191"/>
        <w:gridCol w:w="7257"/>
      </w:tblGrid>
      <w:tr w:rsidR="00E4627E" w:rsidRPr="004B30EA" w14:paraId="73B8FAE2" w14:textId="77777777" w:rsidTr="00E52F3C">
        <w:trPr>
          <w:tblHeader/>
        </w:trPr>
        <w:tc>
          <w:tcPr>
            <w:tcW w:w="1191" w:type="dxa"/>
            <w:shd w:val="clear" w:color="auto" w:fill="CCCCCC"/>
          </w:tcPr>
          <w:p w14:paraId="7908CFAF" w14:textId="77777777" w:rsidR="008764D6" w:rsidRDefault="00000000" w:rsidP="00073B05">
            <w:pPr>
              <w:spacing w:after="60"/>
              <w:jc w:val="both"/>
              <w:pPrChange w:id="815" w:author="Li Jianfeng" w:date="2026-09-02T16:59:00Z" w16du:dateUtc="2026-09-02T08:59:00Z">
                <w:pPr>
                  <w:spacing w:after="60"/>
                </w:pPr>
              </w:pPrChange>
            </w:pPr>
            <w:r>
              <w:rPr>
                <w:b/>
              </w:rPr>
              <w:t>Start</w:t>
            </w:r>
          </w:p>
        </w:tc>
        <w:tc>
          <w:tcPr>
            <w:tcW w:w="1191" w:type="dxa"/>
            <w:shd w:val="clear" w:color="auto" w:fill="CCCCCC"/>
          </w:tcPr>
          <w:p w14:paraId="62146C40" w14:textId="77777777" w:rsidR="008764D6" w:rsidRDefault="00000000" w:rsidP="00073B05">
            <w:pPr>
              <w:spacing w:after="60"/>
              <w:jc w:val="both"/>
              <w:pPrChange w:id="816" w:author="Li Jianfeng" w:date="2026-09-02T16:59:00Z" w16du:dateUtc="2026-09-02T08:59:00Z">
                <w:pPr>
                  <w:spacing w:after="60"/>
                </w:pPr>
              </w:pPrChange>
            </w:pPr>
            <w:r>
              <w:rPr>
                <w:b/>
              </w:rPr>
              <w:t>End</w:t>
            </w:r>
          </w:p>
        </w:tc>
        <w:tc>
          <w:tcPr>
            <w:tcW w:w="7257" w:type="dxa"/>
            <w:shd w:val="clear" w:color="auto" w:fill="CCCCCC"/>
          </w:tcPr>
          <w:p w14:paraId="4489C0DF" w14:textId="77777777" w:rsidR="008764D6" w:rsidRDefault="00000000" w:rsidP="00073B05">
            <w:pPr>
              <w:spacing w:after="60"/>
              <w:jc w:val="both"/>
              <w:pPrChange w:id="817" w:author="Li Jianfeng" w:date="2026-09-02T16:59:00Z" w16du:dateUtc="2026-09-02T08:59:00Z">
                <w:pPr>
                  <w:spacing w:after="60"/>
                </w:pPr>
              </w:pPrChange>
            </w:pPr>
            <w:r>
              <w:rPr>
                <w:b/>
              </w:rPr>
              <w:t>Description</w:t>
            </w:r>
          </w:p>
        </w:tc>
      </w:tr>
      <w:tr w:rsidR="00E4627E" w:rsidRPr="004B30EA" w14:paraId="10DE53E3" w14:textId="77777777" w:rsidTr="00E52F3C">
        <w:tc>
          <w:tcPr>
            <w:tcW w:w="1191" w:type="dxa"/>
          </w:tcPr>
          <w:p w14:paraId="1A7DA212" w14:textId="77777777" w:rsidR="008764D6" w:rsidRDefault="00000000" w:rsidP="00073B05">
            <w:pPr>
              <w:spacing w:after="60"/>
              <w:jc w:val="both"/>
              <w:pPrChange w:id="818" w:author="Li Jianfeng" w:date="2026-09-02T16:59:00Z" w16du:dateUtc="2026-09-02T08:59:00Z">
                <w:pPr>
                  <w:spacing w:after="60"/>
                </w:pPr>
              </w:pPrChange>
            </w:pPr>
            <w:r>
              <w:t>Month 0</w:t>
            </w:r>
          </w:p>
        </w:tc>
        <w:tc>
          <w:tcPr>
            <w:tcW w:w="1191" w:type="dxa"/>
          </w:tcPr>
          <w:p w14:paraId="60BF4AA7" w14:textId="77777777" w:rsidR="008764D6" w:rsidRDefault="00000000" w:rsidP="00073B05">
            <w:pPr>
              <w:spacing w:after="60"/>
              <w:jc w:val="both"/>
              <w:pPrChange w:id="819" w:author="Li Jianfeng" w:date="2026-09-02T16:59:00Z" w16du:dateUtc="2026-09-02T08:59:00Z">
                <w:pPr>
                  <w:spacing w:after="60"/>
                </w:pPr>
              </w:pPrChange>
            </w:pPr>
            <w:r>
              <w:t>Month 3</w:t>
            </w:r>
          </w:p>
        </w:tc>
        <w:tc>
          <w:tcPr>
            <w:tcW w:w="7257" w:type="dxa"/>
          </w:tcPr>
          <w:p w14:paraId="259FD8C3" w14:textId="77777777" w:rsidR="008764D6" w:rsidRDefault="00000000" w:rsidP="00073B05">
            <w:pPr>
              <w:spacing w:after="60"/>
              <w:jc w:val="both"/>
              <w:pPrChange w:id="820" w:author="Li Jianfeng" w:date="2026-09-02T16:59:00Z" w16du:dateUtc="2026-09-02T08:59:00Z">
                <w:pPr>
                  <w:spacing w:after="60"/>
                </w:pPr>
              </w:pPrChange>
            </w:pPr>
            <w:r>
              <w:rPr>
                <w:b/>
              </w:rPr>
              <w:t>Use-case selection and measurement baseline</w:t>
            </w:r>
          </w:p>
          <w:p w14:paraId="004B807E" w14:textId="77777777" w:rsidR="008764D6" w:rsidRDefault="00000000" w:rsidP="00073B05">
            <w:pPr>
              <w:spacing w:after="60"/>
              <w:jc w:val="both"/>
              <w:pPrChange w:id="821" w:author="Li Jianfeng" w:date="2026-09-02T16:59:00Z" w16du:dateUtc="2026-09-02T08:59:00Z">
                <w:pPr>
                  <w:spacing w:after="60"/>
                </w:pPr>
              </w:pPrChange>
            </w:pPr>
            <w:r>
              <w:rPr>
                <w:b/>
              </w:rPr>
              <w:t xml:space="preserve">Activities. </w:t>
            </w:r>
            <w:r>
              <w:t xml:space="preserve">Screen candidate event and anomaly classes for detectability by the low-resource sentinel channel; confirm requirements with prospective </w:t>
            </w:r>
            <w:r>
              <w:lastRenderedPageBreak/>
              <w:t>equipment-side and field-side contacts; define the test protocol and the two comparison baselines.</w:t>
            </w:r>
          </w:p>
          <w:p w14:paraId="6B8D1878" w14:textId="77777777" w:rsidR="008764D6" w:rsidRDefault="00000000" w:rsidP="00073B05">
            <w:pPr>
              <w:spacing w:after="60"/>
              <w:jc w:val="both"/>
              <w:pPrChange w:id="822" w:author="Li Jianfeng" w:date="2026-09-02T16:59:00Z" w16du:dateUtc="2026-09-02T08:59:00Z">
                <w:pPr>
                  <w:spacing w:after="60"/>
                </w:pPr>
              </w:pPrChange>
            </w:pPr>
            <w:r>
              <w:rPr>
                <w:b/>
              </w:rPr>
              <w:t xml:space="preserve">Deliverables. </w:t>
            </w:r>
            <w:r>
              <w:t>Use-case and requirements note; agreed KPI baseline covering the six indicators in Section 3.2; test protocol.</w:t>
            </w:r>
          </w:p>
          <w:p w14:paraId="1EF0A45D" w14:textId="77777777" w:rsidR="008764D6" w:rsidRDefault="00000000" w:rsidP="00073B05">
            <w:pPr>
              <w:spacing w:after="60"/>
              <w:jc w:val="both"/>
              <w:pPrChange w:id="823" w:author="Li Jianfeng" w:date="2026-09-02T16:59:00Z" w16du:dateUtc="2026-09-02T08:59:00Z">
                <w:pPr>
                  <w:spacing w:after="60"/>
                </w:pPr>
              </w:pPrChange>
            </w:pPr>
            <w:r>
              <w:rPr>
                <w:b/>
              </w:rPr>
              <w:t xml:space="preserve">Review. </w:t>
            </w:r>
            <w:r>
              <w:t>Confirmation that the selected class is detectable by the low-resource channel. If screening indicates otherwise, an alternative class is selected from the shortlist at this stage rather than later in the project.</w:t>
            </w:r>
          </w:p>
        </w:tc>
      </w:tr>
      <w:tr w:rsidR="00E4627E" w:rsidRPr="004B30EA" w14:paraId="2D1C6B87" w14:textId="77777777" w:rsidTr="00E52F3C">
        <w:tc>
          <w:tcPr>
            <w:tcW w:w="1191" w:type="dxa"/>
          </w:tcPr>
          <w:p w14:paraId="3C44E59C" w14:textId="77777777" w:rsidR="008764D6" w:rsidRDefault="00000000" w:rsidP="00073B05">
            <w:pPr>
              <w:spacing w:after="60"/>
              <w:jc w:val="both"/>
              <w:pPrChange w:id="824" w:author="Li Jianfeng" w:date="2026-09-02T16:59:00Z" w16du:dateUtc="2026-09-02T08:59:00Z">
                <w:pPr>
                  <w:spacing w:after="60"/>
                </w:pPr>
              </w:pPrChange>
            </w:pPr>
            <w:r>
              <w:lastRenderedPageBreak/>
              <w:t>Month 3</w:t>
            </w:r>
          </w:p>
        </w:tc>
        <w:tc>
          <w:tcPr>
            <w:tcW w:w="1191" w:type="dxa"/>
          </w:tcPr>
          <w:p w14:paraId="3A2969B7" w14:textId="77777777" w:rsidR="008764D6" w:rsidRDefault="00000000" w:rsidP="00073B05">
            <w:pPr>
              <w:spacing w:after="60"/>
              <w:jc w:val="both"/>
              <w:pPrChange w:id="825" w:author="Li Jianfeng" w:date="2026-09-02T16:59:00Z" w16du:dateUtc="2026-09-02T08:59:00Z">
                <w:pPr>
                  <w:spacing w:after="60"/>
                </w:pPr>
              </w:pPrChange>
            </w:pPr>
            <w:r>
              <w:t>Month 6</w:t>
            </w:r>
          </w:p>
        </w:tc>
        <w:tc>
          <w:tcPr>
            <w:tcW w:w="7257" w:type="dxa"/>
          </w:tcPr>
          <w:p w14:paraId="61C9555D" w14:textId="77777777" w:rsidR="008764D6" w:rsidRDefault="00000000" w:rsidP="00073B05">
            <w:pPr>
              <w:spacing w:after="60"/>
              <w:jc w:val="both"/>
              <w:pPrChange w:id="826" w:author="Li Jianfeng" w:date="2026-09-02T16:59:00Z" w16du:dateUtc="2026-09-02T08:59:00Z">
                <w:pPr>
                  <w:spacing w:after="60"/>
                </w:pPr>
              </w:pPrChange>
            </w:pPr>
            <w:r>
              <w:rPr>
                <w:b/>
              </w:rPr>
              <w:t>Module prototype and firmware</w:t>
            </w:r>
          </w:p>
          <w:p w14:paraId="03DCC05B" w14:textId="77777777" w:rsidR="008764D6" w:rsidRDefault="00000000" w:rsidP="00073B05">
            <w:pPr>
              <w:spacing w:after="60"/>
              <w:jc w:val="both"/>
              <w:pPrChange w:id="827" w:author="Li Jianfeng" w:date="2026-09-02T16:59:00Z" w16du:dateUtc="2026-09-02T08:59:00Z">
                <w:pPr>
                  <w:spacing w:after="60"/>
                </w:pPr>
              </w:pPrChange>
            </w:pPr>
            <w:r>
              <w:rPr>
                <w:b/>
              </w:rPr>
              <w:t xml:space="preserve">Activities. </w:t>
            </w:r>
            <w:r>
              <w:t>Module-level circuit design and fabrication of an initial batch of prototype boards, indicatively five to ten units; implementation of the event-driven switching and record-assembly path; porting of the adaptive triggering firmware; first-pass interface specification covering form factor, power, host connection and register map.</w:t>
            </w:r>
          </w:p>
          <w:p w14:paraId="46CC284B" w14:textId="77777777" w:rsidR="008764D6" w:rsidRDefault="00000000" w:rsidP="00073B05">
            <w:pPr>
              <w:spacing w:after="60"/>
              <w:jc w:val="both"/>
              <w:pPrChange w:id="828" w:author="Li Jianfeng" w:date="2026-09-02T16:59:00Z" w16du:dateUtc="2026-09-02T08:59:00Z">
                <w:pPr>
                  <w:spacing w:after="60"/>
                </w:pPr>
              </w:pPrChange>
            </w:pPr>
            <w:r>
              <w:rPr>
                <w:b/>
              </w:rPr>
              <w:t xml:space="preserve">Deliverables. </w:t>
            </w:r>
            <w:r>
              <w:t>Working prototype units; firmware release for internal testing; draft interface specification.</w:t>
            </w:r>
          </w:p>
          <w:p w14:paraId="213298CB" w14:textId="77777777" w:rsidR="008764D6" w:rsidRDefault="00000000" w:rsidP="00073B05">
            <w:pPr>
              <w:spacing w:after="60"/>
              <w:jc w:val="both"/>
              <w:pPrChange w:id="829" w:author="Li Jianfeng" w:date="2026-09-02T16:59:00Z" w16du:dateUtc="2026-09-02T08:59:00Z">
                <w:pPr>
                  <w:spacing w:after="60"/>
                </w:pPr>
              </w:pPrChange>
            </w:pPr>
            <w:r>
              <w:rPr>
                <w:b/>
              </w:rPr>
              <w:t xml:space="preserve">Review. </w:t>
            </w:r>
            <w:r>
              <w:t>Bench verification that a prototype unit captures and assembles a record end to end. Remaining hardware features are prioritised or deferred at this point according to their contribution to the agreed indicators.</w:t>
            </w:r>
          </w:p>
        </w:tc>
      </w:tr>
      <w:tr w:rsidR="008764D6" w14:paraId="7F45FA3D" w14:textId="77777777">
        <w:tc>
          <w:tcPr>
            <w:tcW w:w="1191" w:type="dxa"/>
          </w:tcPr>
          <w:p w14:paraId="3655F455" w14:textId="77777777" w:rsidR="008764D6" w:rsidRDefault="00000000" w:rsidP="00073B05">
            <w:pPr>
              <w:spacing w:after="60"/>
              <w:jc w:val="both"/>
              <w:pPrChange w:id="830" w:author="Li Jianfeng" w:date="2026-09-02T16:59:00Z" w16du:dateUtc="2026-09-02T08:59:00Z">
                <w:pPr>
                  <w:spacing w:after="60"/>
                </w:pPr>
              </w:pPrChange>
            </w:pPr>
            <w:r>
              <w:t>Month 6</w:t>
            </w:r>
          </w:p>
        </w:tc>
        <w:tc>
          <w:tcPr>
            <w:tcW w:w="1191" w:type="dxa"/>
          </w:tcPr>
          <w:p w14:paraId="1A8B3600" w14:textId="77777777" w:rsidR="008764D6" w:rsidRDefault="00000000" w:rsidP="00073B05">
            <w:pPr>
              <w:spacing w:after="60"/>
              <w:jc w:val="both"/>
              <w:pPrChange w:id="831" w:author="Li Jianfeng" w:date="2026-09-02T16:59:00Z" w16du:dateUtc="2026-09-02T08:59:00Z">
                <w:pPr>
                  <w:spacing w:after="60"/>
                </w:pPr>
              </w:pPrChange>
            </w:pPr>
            <w:r>
              <w:t>Month 9</w:t>
            </w:r>
          </w:p>
        </w:tc>
        <w:tc>
          <w:tcPr>
            <w:tcW w:w="7257" w:type="dxa"/>
          </w:tcPr>
          <w:p w14:paraId="69A35EA9" w14:textId="77777777" w:rsidR="008764D6" w:rsidRDefault="00000000" w:rsidP="00073B05">
            <w:pPr>
              <w:spacing w:after="60"/>
              <w:jc w:val="both"/>
              <w:pPrChange w:id="832" w:author="Li Jianfeng" w:date="2026-09-02T16:59:00Z" w16du:dateUtc="2026-09-02T08:59:00Z">
                <w:pPr>
                  <w:spacing w:after="60"/>
                </w:pPr>
              </w:pPrChange>
            </w:pPr>
            <w:r>
              <w:rPr>
                <w:b/>
              </w:rPr>
              <w:t>Benchmarking and extension to a second event class</w:t>
            </w:r>
          </w:p>
          <w:p w14:paraId="3B73703B" w14:textId="77777777" w:rsidR="008764D6" w:rsidRDefault="00000000" w:rsidP="00073B05">
            <w:pPr>
              <w:spacing w:after="60"/>
              <w:jc w:val="both"/>
              <w:pPrChange w:id="833" w:author="Li Jianfeng" w:date="2026-09-02T16:59:00Z" w16du:dateUtc="2026-09-02T08:59:00Z">
                <w:pPr>
                  <w:spacing w:after="60"/>
                </w:pPr>
              </w:pPrChange>
            </w:pPr>
            <w:r>
              <w:rPr>
                <w:b/>
              </w:rPr>
              <w:t xml:space="preserve">Activities. </w:t>
            </w:r>
            <w:r>
              <w:t>Laboratory benchmarking of the prototype against periodic sampling and fixed-threshold triggering under identical event sequences and recording requirements; extension of the same mechanism to a second event class drawn from industrial monitoring, subject to the detectability screening completed in Months 0 to 3; measurement of wake-up delay, alignment error, and power and storage use.</w:t>
            </w:r>
          </w:p>
          <w:p w14:paraId="56A5646B" w14:textId="77777777" w:rsidR="008764D6" w:rsidRDefault="00000000" w:rsidP="00073B05">
            <w:pPr>
              <w:spacing w:after="60"/>
              <w:jc w:val="both"/>
              <w:pPrChange w:id="834" w:author="Li Jianfeng" w:date="2026-09-02T16:59:00Z" w16du:dateUtc="2026-09-02T08:59:00Z">
                <w:pPr>
                  <w:spacing w:after="60"/>
                </w:pPr>
              </w:pPrChange>
            </w:pPr>
            <w:r>
              <w:rPr>
                <w:b/>
              </w:rPr>
              <w:t xml:space="preserve">Deliverables. </w:t>
            </w:r>
            <w:r>
              <w:t>Benchmark dataset and interim benchmark report covering both event classes.</w:t>
            </w:r>
          </w:p>
          <w:p w14:paraId="220A46AC" w14:textId="77777777" w:rsidR="008764D6" w:rsidRDefault="00000000" w:rsidP="00073B05">
            <w:pPr>
              <w:spacing w:after="60"/>
              <w:jc w:val="both"/>
              <w:pPrChange w:id="835" w:author="Li Jianfeng" w:date="2026-09-02T16:59:00Z" w16du:dateUtc="2026-09-02T08:59:00Z">
                <w:pPr>
                  <w:spacing w:after="60"/>
                </w:pPr>
              </w:pPrChange>
            </w:pPr>
            <w:r>
              <w:rPr>
                <w:b/>
              </w:rPr>
              <w:t xml:space="preserve">Review. </w:t>
            </w:r>
            <w:r>
              <w:t>Comparison of measured values with the agreed baseline. Where a target value is not reached, the report records the measured value and the identified cause, and the parameters or test conditions are revised before the pilot phase.</w:t>
            </w:r>
          </w:p>
        </w:tc>
      </w:tr>
      <w:tr w:rsidR="008764D6" w14:paraId="59FE75A2" w14:textId="77777777">
        <w:tc>
          <w:tcPr>
            <w:tcW w:w="1191" w:type="dxa"/>
          </w:tcPr>
          <w:p w14:paraId="3A9DFA7C" w14:textId="77777777" w:rsidR="008764D6" w:rsidRDefault="00000000" w:rsidP="00073B05">
            <w:pPr>
              <w:spacing w:after="60"/>
              <w:jc w:val="both"/>
              <w:pPrChange w:id="836" w:author="Li Jianfeng" w:date="2026-09-02T16:59:00Z" w16du:dateUtc="2026-09-02T08:59:00Z">
                <w:pPr>
                  <w:spacing w:after="60"/>
                </w:pPr>
              </w:pPrChange>
            </w:pPr>
            <w:r>
              <w:t>Month 9</w:t>
            </w:r>
          </w:p>
        </w:tc>
        <w:tc>
          <w:tcPr>
            <w:tcW w:w="1191" w:type="dxa"/>
          </w:tcPr>
          <w:p w14:paraId="599F387E" w14:textId="77777777" w:rsidR="008764D6" w:rsidRDefault="00000000" w:rsidP="00073B05">
            <w:pPr>
              <w:spacing w:after="60"/>
              <w:jc w:val="both"/>
              <w:pPrChange w:id="837" w:author="Li Jianfeng" w:date="2026-09-02T16:59:00Z" w16du:dateUtc="2026-09-02T08:59:00Z">
                <w:pPr>
                  <w:spacing w:after="60"/>
                </w:pPr>
              </w:pPrChange>
            </w:pPr>
            <w:r>
              <w:t>Month 12</w:t>
            </w:r>
          </w:p>
        </w:tc>
        <w:tc>
          <w:tcPr>
            <w:tcW w:w="7257" w:type="dxa"/>
          </w:tcPr>
          <w:p w14:paraId="4C47249F" w14:textId="77777777" w:rsidR="008764D6" w:rsidRDefault="00000000" w:rsidP="00073B05">
            <w:pPr>
              <w:spacing w:after="60"/>
              <w:jc w:val="both"/>
              <w:pPrChange w:id="838" w:author="Li Jianfeng" w:date="2026-09-02T16:59:00Z" w16du:dateUtc="2026-09-02T08:59:00Z">
                <w:pPr>
                  <w:spacing w:after="60"/>
                </w:pPr>
              </w:pPrChange>
            </w:pPr>
            <w:r>
              <w:rPr>
                <w:b/>
              </w:rPr>
              <w:t>Pilot validation with industry partners</w:t>
            </w:r>
          </w:p>
          <w:p w14:paraId="6054C259" w14:textId="77777777" w:rsidR="008764D6" w:rsidRDefault="00000000" w:rsidP="00073B05">
            <w:pPr>
              <w:spacing w:after="60"/>
              <w:jc w:val="both"/>
              <w:pPrChange w:id="839" w:author="Li Jianfeng" w:date="2026-09-02T16:59:00Z" w16du:dateUtc="2026-09-02T08:59:00Z">
                <w:pPr>
                  <w:spacing w:after="60"/>
                </w:pPr>
              </w:pPrChange>
            </w:pPr>
            <w:r>
              <w:rPr>
                <w:b/>
              </w:rPr>
              <w:t xml:space="preserve">Activities. </w:t>
            </w:r>
            <w:r>
              <w:t>Engagement of one equipment-side partner and one field-side partner from the candidates identified in Section 2.6; deployment either as a module embedded in the partner's own node or as a complete pilot node supplied by the team, according to what the partner prefers; collection of field records and integration feedback.</w:t>
            </w:r>
          </w:p>
          <w:p w14:paraId="2EB0C153" w14:textId="77777777" w:rsidR="008764D6" w:rsidRDefault="00000000" w:rsidP="00073B05">
            <w:pPr>
              <w:spacing w:after="60"/>
              <w:jc w:val="both"/>
              <w:pPrChange w:id="840" w:author="Li Jianfeng" w:date="2026-09-02T16:59:00Z" w16du:dateUtc="2026-09-02T08:59:00Z">
                <w:pPr>
                  <w:spacing w:after="60"/>
                </w:pPr>
              </w:pPrChange>
            </w:pPr>
            <w:r>
              <w:rPr>
                <w:b/>
              </w:rPr>
              <w:t xml:space="preserve">Deliverables. </w:t>
            </w:r>
            <w:r>
              <w:t>Pilot deployment report; integration feedback covering effort, incremental cost and device-level testing burden.</w:t>
            </w:r>
          </w:p>
          <w:p w14:paraId="4DF563B2" w14:textId="77777777" w:rsidR="008764D6" w:rsidRDefault="00000000" w:rsidP="00073B05">
            <w:pPr>
              <w:spacing w:after="60"/>
              <w:jc w:val="both"/>
              <w:pPrChange w:id="841" w:author="Li Jianfeng" w:date="2026-09-02T16:59:00Z" w16du:dateUtc="2026-09-02T08:59:00Z">
                <w:pPr>
                  <w:spacing w:after="60"/>
                </w:pPr>
              </w:pPrChange>
            </w:pPr>
            <w:r>
              <w:rPr>
                <w:b/>
              </w:rPr>
              <w:t xml:space="preserve">Contingency. </w:t>
            </w:r>
            <w:r>
              <w:t>If partner scheduling or site access is delayed, the pilot is run at a University-accessible site or on a representative test rig, so that evidence under realistic conditions is still obtained within this phase.</w:t>
            </w:r>
          </w:p>
        </w:tc>
      </w:tr>
      <w:tr w:rsidR="008764D6" w14:paraId="649D5B0F" w14:textId="77777777">
        <w:tc>
          <w:tcPr>
            <w:tcW w:w="1191" w:type="dxa"/>
          </w:tcPr>
          <w:p w14:paraId="11F3BD1E" w14:textId="77777777" w:rsidR="008764D6" w:rsidRDefault="00000000" w:rsidP="00073B05">
            <w:pPr>
              <w:spacing w:after="60"/>
              <w:jc w:val="both"/>
              <w:pPrChange w:id="842" w:author="Li Jianfeng" w:date="2026-09-02T16:59:00Z" w16du:dateUtc="2026-09-02T08:59:00Z">
                <w:pPr>
                  <w:spacing w:after="60"/>
                </w:pPr>
              </w:pPrChange>
            </w:pPr>
            <w:r>
              <w:t>Month 12</w:t>
            </w:r>
          </w:p>
        </w:tc>
        <w:tc>
          <w:tcPr>
            <w:tcW w:w="1191" w:type="dxa"/>
          </w:tcPr>
          <w:p w14:paraId="4EAAE5A4" w14:textId="77777777" w:rsidR="008764D6" w:rsidRDefault="00000000" w:rsidP="00073B05">
            <w:pPr>
              <w:spacing w:after="60"/>
              <w:jc w:val="both"/>
              <w:pPrChange w:id="843" w:author="Li Jianfeng" w:date="2026-09-02T16:59:00Z" w16du:dateUtc="2026-09-02T08:59:00Z">
                <w:pPr>
                  <w:spacing w:after="60"/>
                </w:pPr>
              </w:pPrChange>
            </w:pPr>
            <w:r>
              <w:t>Month 15</w:t>
            </w:r>
          </w:p>
        </w:tc>
        <w:tc>
          <w:tcPr>
            <w:tcW w:w="7257" w:type="dxa"/>
          </w:tcPr>
          <w:p w14:paraId="0D3891D5" w14:textId="77777777" w:rsidR="008764D6" w:rsidRDefault="00000000" w:rsidP="00073B05">
            <w:pPr>
              <w:spacing w:after="60"/>
              <w:jc w:val="both"/>
              <w:pPrChange w:id="844" w:author="Li Jianfeng" w:date="2026-09-02T16:59:00Z" w16du:dateUtc="2026-09-02T08:59:00Z">
                <w:pPr>
                  <w:spacing w:after="60"/>
                </w:pPr>
              </w:pPrChange>
            </w:pPr>
            <w:r>
              <w:rPr>
                <w:b/>
              </w:rPr>
              <w:t>Integration package and commercial preparation</w:t>
            </w:r>
          </w:p>
          <w:p w14:paraId="4E3F5645" w14:textId="77777777" w:rsidR="008764D6" w:rsidRDefault="00000000" w:rsidP="00073B05">
            <w:pPr>
              <w:spacing w:after="60"/>
              <w:jc w:val="both"/>
              <w:pPrChange w:id="845" w:author="Li Jianfeng" w:date="2026-09-02T16:59:00Z" w16du:dateUtc="2026-09-02T08:59:00Z">
                <w:pPr>
                  <w:spacing w:after="60"/>
                </w:pPr>
              </w:pPrChange>
            </w:pPr>
            <w:r>
              <w:rPr>
                <w:b/>
              </w:rPr>
              <w:t xml:space="preserve">Activities. </w:t>
            </w:r>
            <w:r>
              <w:t>Consolidation of the interface specification, bill of materials and design-for-manufacture review; preparation of the integration guide and the final benchmark report; assembly of product-package and licensing options with NTUitive; continued customer-discovery conversations.</w:t>
            </w:r>
          </w:p>
          <w:p w14:paraId="6EDD7040" w14:textId="77777777" w:rsidR="008764D6" w:rsidRDefault="00000000" w:rsidP="00073B05">
            <w:pPr>
              <w:spacing w:after="60"/>
              <w:jc w:val="both"/>
              <w:pPrChange w:id="846" w:author="Li Jianfeng" w:date="2026-09-02T16:59:00Z" w16du:dateUtc="2026-09-02T08:59:00Z">
                <w:pPr>
                  <w:spacing w:after="60"/>
                </w:pPr>
              </w:pPrChange>
            </w:pPr>
            <w:r>
              <w:rPr>
                <w:b/>
              </w:rPr>
              <w:t xml:space="preserve">Deliverables. </w:t>
            </w:r>
            <w:r>
              <w:t>Integration guide; final benchmark report; bill of materials and manufacturability note; documented product-package and licensing options.</w:t>
            </w:r>
          </w:p>
          <w:p w14:paraId="402849A0" w14:textId="77777777" w:rsidR="008764D6" w:rsidRDefault="00000000" w:rsidP="00073B05">
            <w:pPr>
              <w:spacing w:after="60"/>
              <w:jc w:val="both"/>
              <w:pPrChange w:id="847" w:author="Li Jianfeng" w:date="2026-09-02T16:59:00Z" w16du:dateUtc="2026-09-02T08:59:00Z">
                <w:pPr>
                  <w:spacing w:after="60"/>
                </w:pPr>
              </w:pPrChange>
            </w:pPr>
            <w:r>
              <w:rPr>
                <w:b/>
              </w:rPr>
              <w:t xml:space="preserve">Review. </w:t>
            </w:r>
            <w:r>
              <w:t>Assessment with NTUitive of which route, whether module supply, software licensing, technology licensing or joint development, is best supported by the evidence actually obtained.</w:t>
            </w:r>
          </w:p>
        </w:tc>
      </w:tr>
      <w:tr w:rsidR="008764D6" w14:paraId="57CA0667" w14:textId="77777777">
        <w:tc>
          <w:tcPr>
            <w:tcW w:w="1191" w:type="dxa"/>
          </w:tcPr>
          <w:p w14:paraId="03BB49C9" w14:textId="77777777" w:rsidR="008764D6" w:rsidRDefault="00000000" w:rsidP="00073B05">
            <w:pPr>
              <w:spacing w:after="60"/>
              <w:jc w:val="both"/>
              <w:pPrChange w:id="848" w:author="Li Jianfeng" w:date="2026-09-02T16:59:00Z" w16du:dateUtc="2026-09-02T08:59:00Z">
                <w:pPr>
                  <w:spacing w:after="60"/>
                </w:pPr>
              </w:pPrChange>
            </w:pPr>
            <w:r>
              <w:lastRenderedPageBreak/>
              <w:t>Month 15</w:t>
            </w:r>
          </w:p>
        </w:tc>
        <w:tc>
          <w:tcPr>
            <w:tcW w:w="1191" w:type="dxa"/>
          </w:tcPr>
          <w:p w14:paraId="430A56BF" w14:textId="77777777" w:rsidR="008764D6" w:rsidRDefault="00000000" w:rsidP="00073B05">
            <w:pPr>
              <w:spacing w:after="60"/>
              <w:jc w:val="both"/>
              <w:pPrChange w:id="849" w:author="Li Jianfeng" w:date="2026-09-02T16:59:00Z" w16du:dateUtc="2026-09-02T08:59:00Z">
                <w:pPr>
                  <w:spacing w:after="60"/>
                </w:pPr>
              </w:pPrChange>
            </w:pPr>
            <w:r>
              <w:t>Month 18</w:t>
            </w:r>
          </w:p>
        </w:tc>
        <w:tc>
          <w:tcPr>
            <w:tcW w:w="7257" w:type="dxa"/>
          </w:tcPr>
          <w:p w14:paraId="7EAEB619" w14:textId="77777777" w:rsidR="008764D6" w:rsidRDefault="00000000" w:rsidP="00073B05">
            <w:pPr>
              <w:spacing w:after="60"/>
              <w:jc w:val="both"/>
              <w:pPrChange w:id="850" w:author="Li Jianfeng" w:date="2026-09-02T16:59:00Z" w16du:dateUtc="2026-09-02T08:59:00Z">
                <w:pPr>
                  <w:spacing w:after="60"/>
                </w:pPr>
              </w:pPrChange>
            </w:pPr>
            <w:r>
              <w:rPr>
                <w:b/>
              </w:rPr>
              <w:t>Buffer, consolidation and follow-on engagement</w:t>
            </w:r>
          </w:p>
          <w:p w14:paraId="0F8CDFAF" w14:textId="77777777" w:rsidR="008764D6" w:rsidRDefault="00000000" w:rsidP="00073B05">
            <w:pPr>
              <w:spacing w:after="60"/>
              <w:jc w:val="both"/>
              <w:pPrChange w:id="851" w:author="Li Jianfeng" w:date="2026-09-02T16:59:00Z" w16du:dateUtc="2026-09-02T08:59:00Z">
                <w:pPr>
                  <w:spacing w:after="60"/>
                </w:pPr>
              </w:pPrChange>
            </w:pPr>
            <w:r>
              <w:rPr>
                <w:b/>
              </w:rPr>
              <w:t xml:space="preserve">Activities. </w:t>
            </w:r>
            <w:r>
              <w:t>Repeat or extend tests where results were inconclusive; incorporate partner feedback into the prototype and documentation; pursue dated letters of support or letters of intent where partner interest has become concrete, linked to the criteria in Section 2.8; prepare follow-on funding and commercialisation discussions.</w:t>
            </w:r>
          </w:p>
          <w:p w14:paraId="2A6E0721" w14:textId="77777777" w:rsidR="008764D6" w:rsidRDefault="00000000" w:rsidP="00073B05">
            <w:pPr>
              <w:spacing w:after="60"/>
              <w:jc w:val="both"/>
              <w:pPrChange w:id="852" w:author="Li Jianfeng" w:date="2026-09-02T16:59:00Z" w16du:dateUtc="2026-09-02T08:59:00Z">
                <w:pPr>
                  <w:spacing w:after="60"/>
                </w:pPr>
              </w:pPrChange>
            </w:pPr>
            <w:r>
              <w:rPr>
                <w:b/>
              </w:rPr>
              <w:t xml:space="preserve">Deliverables. </w:t>
            </w:r>
            <w:r>
              <w:t>Updated prototype and documentation set; final project report; record of industry engagement and of any endorsements obtained.</w:t>
            </w:r>
          </w:p>
          <w:p w14:paraId="5A144C90" w14:textId="77777777" w:rsidR="008764D6" w:rsidRDefault="00000000" w:rsidP="00073B05">
            <w:pPr>
              <w:spacing w:after="60"/>
              <w:jc w:val="both"/>
              <w:pPrChange w:id="853" w:author="Li Jianfeng" w:date="2026-09-02T16:59:00Z" w16du:dateUtc="2026-09-02T08:59:00Z">
                <w:pPr>
                  <w:spacing w:after="60"/>
                </w:pPr>
              </w:pPrChange>
            </w:pPr>
            <w:r>
              <w:rPr>
                <w:b/>
              </w:rPr>
              <w:t xml:space="preserve">Note. </w:t>
            </w:r>
            <w:r>
              <w:t>Endorsements depend on partner decisions and are pursued during this phase rather than assumed as an outcome of it. This phase also absorbs schedule risk carried forward from earlier phases.</w:t>
            </w:r>
          </w:p>
        </w:tc>
      </w:tr>
    </w:tbl>
    <w:p w14:paraId="7C64924E" w14:textId="77777777" w:rsidR="00E4627E" w:rsidRPr="004B30EA" w:rsidDel="001C13B7" w:rsidRDefault="00E4627E" w:rsidP="00073B05">
      <w:pPr>
        <w:jc w:val="both"/>
        <w:rPr>
          <w:del w:id="854" w:author="Li Jianfeng" w:date="2026-09-02T17:03:00Z" w16du:dateUtc="2026-09-02T09:03:00Z"/>
          <w:b/>
          <w:bCs/>
          <w:lang w:val="en-GB"/>
        </w:rPr>
      </w:pPr>
    </w:p>
    <w:p w14:paraId="394DA1F6" w14:textId="77777777" w:rsidR="004B30EA" w:rsidRPr="001C13B7" w:rsidRDefault="004B30EA" w:rsidP="00073B05">
      <w:pPr>
        <w:jc w:val="both"/>
        <w:rPr>
          <w:rFonts w:eastAsiaTheme="minorEastAsia" w:hint="eastAsia"/>
          <w:b/>
          <w:bCs/>
          <w:sz w:val="28"/>
          <w:lang w:val="en-GB"/>
          <w:rPrChange w:id="855" w:author="Li Jianfeng" w:date="2026-09-02T17:03:00Z" w16du:dateUtc="2026-09-02T09:03:00Z">
            <w:rPr>
              <w:b/>
              <w:bCs/>
              <w:sz w:val="28"/>
              <w:lang w:val="en-GB"/>
            </w:rPr>
          </w:rPrChange>
        </w:rPr>
      </w:pPr>
    </w:p>
    <w:p w14:paraId="724B3C4C" w14:textId="77777777" w:rsidR="00E4627E" w:rsidRPr="004B30EA" w:rsidRDefault="00E4627E" w:rsidP="00073B05">
      <w:pPr>
        <w:jc w:val="both"/>
        <w:rPr>
          <w:b/>
          <w:bCs/>
          <w:sz w:val="28"/>
          <w:lang w:val="en-GB"/>
        </w:rPr>
      </w:pPr>
      <w:r w:rsidRPr="004B30EA">
        <w:rPr>
          <w:b/>
          <w:bCs/>
          <w:sz w:val="22"/>
          <w:lang w:val="en-GB"/>
        </w:rPr>
        <w:t>5.</w:t>
      </w:r>
      <w:r w:rsidRPr="004B30EA">
        <w:rPr>
          <w:b/>
          <w:bCs/>
          <w:sz w:val="22"/>
          <w:lang w:val="en-GB"/>
        </w:rPr>
        <w:tab/>
        <w:t>Budget</w:t>
      </w:r>
    </w:p>
    <w:p w14:paraId="4B5518F5" w14:textId="77777777" w:rsidR="00E4627E" w:rsidRPr="004B30EA" w:rsidRDefault="00E4627E" w:rsidP="00073B05">
      <w:pPr>
        <w:spacing w:after="120" w:line="259" w:lineRule="auto"/>
        <w:jc w:val="both"/>
        <w:rPr>
          <w:b/>
          <w:bCs/>
          <w:sz w:val="28"/>
          <w:lang w:val="en-GB"/>
        </w:rPr>
      </w:pPr>
      <w:r>
        <w:rPr>
          <w:b/>
          <w:sz w:val="22"/>
        </w:rPr>
        <w:t>Budget basis.</w:t>
      </w:r>
      <w:r>
        <w:rPr>
          <w:sz w:val="22"/>
        </w:rPr>
        <w:t xml:space="preserve"> The budget covers the 18-month project duration and includes only direct incremental costs incurred at NTU, in line with the scheme guidelines on funding support. All figures are indicative, inclusive of prevailing Goods and Services Tax, and exclude overheads. Manpower is charged fractionally according to time committed to the project. The lead Principal Investigator and the existing project contributors are not charged to the grant, and no patent filing or maintenance cost is included, as these are supported separately. Equipment and operating items are budgeted at indicative market prices and remain subject to NTU procurement policies and to prevailing rates at the time of purchase.</w:t>
      </w:r>
    </w:p>
    <w:p w14:paraId="1AAB57D5" w14:textId="23D8A682" w:rsidR="00E4627E" w:rsidRPr="00A24C42" w:rsidRDefault="00A24C42" w:rsidP="00A24C42">
      <w:pPr>
        <w:jc w:val="center"/>
        <w:rPr>
          <w:rFonts w:eastAsiaTheme="minorEastAsia" w:hint="eastAsia"/>
          <w:bCs/>
          <w:i/>
          <w:lang w:val="en-GB"/>
          <w:rPrChange w:id="856" w:author="Li Jianfeng" w:date="2026-09-02T17:00:00Z" w16du:dateUtc="2026-09-02T09:00:00Z">
            <w:rPr>
              <w:b/>
              <w:bCs/>
              <w:lang w:val="en-GB"/>
            </w:rPr>
          </w:rPrChange>
        </w:rPr>
        <w:pPrChange w:id="857" w:author="Li Jianfeng" w:date="2026-09-02T17:00:00Z" w16du:dateUtc="2026-09-02T09:00:00Z">
          <w:pPr>
            <w:jc w:val="both"/>
          </w:pPr>
        </w:pPrChange>
      </w:pPr>
      <w:ins w:id="858" w:author="Li Jianfeng" w:date="2026-09-02T17:00:00Z" w16du:dateUtc="2026-09-02T09:00:00Z">
        <w:r>
          <w:rPr>
            <w:rFonts w:eastAsiaTheme="minorEastAsia" w:hint="eastAsia"/>
            <w:bCs/>
            <w:i/>
            <w:lang w:val="en-GB"/>
          </w:rPr>
          <w:t>Table X</w:t>
        </w:r>
      </w:ins>
    </w:p>
    <w:tbl>
      <w:tblPr>
        <w:tblStyle w:val="a7"/>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Change w:id="859" w:author="Li Jianfeng" w:date="2026-09-02T17:03:00Z" w16du:dateUtc="2026-09-02T09:03:00Z">
          <w:tblPr>
            <w:tblStyle w:val="a7"/>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PrChange>
      </w:tblPr>
      <w:tblGrid>
        <w:gridCol w:w="8359"/>
        <w:gridCol w:w="1280"/>
        <w:tblGridChange w:id="860">
          <w:tblGrid>
            <w:gridCol w:w="8052"/>
            <w:gridCol w:w="307"/>
            <w:gridCol w:w="1280"/>
          </w:tblGrid>
        </w:tblGridChange>
      </w:tblGrid>
      <w:tr w:rsidR="00E4627E" w:rsidRPr="004B30EA" w14:paraId="122AC43C" w14:textId="77777777" w:rsidTr="001C13B7">
        <w:tc>
          <w:tcPr>
            <w:tcW w:w="8359" w:type="dxa"/>
            <w:tcPrChange w:id="861" w:author="Li Jianfeng" w:date="2026-09-02T17:03:00Z" w16du:dateUtc="2026-09-02T09:03:00Z">
              <w:tcPr>
                <w:tcW w:w="8050" w:type="dxa"/>
              </w:tcPr>
            </w:tcPrChange>
          </w:tcPr>
          <w:p w14:paraId="3A553E47" w14:textId="77777777" w:rsidR="008764D6" w:rsidRDefault="00000000" w:rsidP="00073B05">
            <w:pPr>
              <w:spacing w:after="60"/>
              <w:jc w:val="both"/>
              <w:pPrChange w:id="862" w:author="Li Jianfeng" w:date="2026-09-02T16:59:00Z" w16du:dateUtc="2026-09-02T08:59:00Z">
                <w:pPr>
                  <w:spacing w:after="60"/>
                </w:pPr>
              </w:pPrChange>
            </w:pPr>
            <w:r>
              <w:rPr>
                <w:b/>
              </w:rPr>
              <w:t>Manpower (EOM)</w:t>
            </w:r>
          </w:p>
          <w:p w14:paraId="7342F099" w14:textId="77777777" w:rsidR="008764D6" w:rsidRDefault="00000000" w:rsidP="00073B05">
            <w:pPr>
              <w:spacing w:after="60"/>
              <w:jc w:val="both"/>
              <w:pPrChange w:id="863" w:author="Li Jianfeng" w:date="2026-09-02T16:59:00Z" w16du:dateUtc="2026-09-02T08:59:00Z">
                <w:pPr>
                  <w:spacing w:after="60"/>
                </w:pPr>
              </w:pPrChange>
            </w:pPr>
            <w:r>
              <w:t xml:space="preserve">1 x Research Fellow (embedded hardware and edge intelligence), 100% FTE for 18 months, at </w:t>
            </w:r>
            <w:r>
              <w:rPr>
                <w:highlight w:val="yellow"/>
              </w:rPr>
              <w:t>an indicative loaded cost of S$7,500 per month</w:t>
            </w:r>
            <w:r>
              <w:t>. Scope: module-level design, firmware implementation, deployment of the adaptive layer, benchmarking and pilot support. Subtotal S$135,000.</w:t>
            </w:r>
          </w:p>
          <w:p w14:paraId="6A15105F" w14:textId="77777777" w:rsidR="008764D6" w:rsidRDefault="00000000" w:rsidP="00073B05">
            <w:pPr>
              <w:spacing w:after="60"/>
              <w:jc w:val="both"/>
              <w:pPrChange w:id="864" w:author="Li Jianfeng" w:date="2026-09-02T16:59:00Z" w16du:dateUtc="2026-09-02T08:59:00Z">
                <w:pPr>
                  <w:spacing w:after="60"/>
                </w:pPr>
              </w:pPrChange>
            </w:pPr>
            <w:r>
              <w:t xml:space="preserve">1 x Research Assistant (hardware bring-up, testing and data analysis), 50% FTE for 12 months, at </w:t>
            </w:r>
            <w:r>
              <w:rPr>
                <w:highlight w:val="yellow"/>
              </w:rPr>
              <w:t>an indicative loaded cost of S$4,300 per month</w:t>
            </w:r>
            <w:r>
              <w:t>. Scope: test set-up, measurement, benchmark data processing and documentation. Subtotal S$25,800.</w:t>
            </w:r>
          </w:p>
          <w:p w14:paraId="4521F0D7" w14:textId="77777777" w:rsidR="008764D6" w:rsidRDefault="00000000" w:rsidP="00073B05">
            <w:pPr>
              <w:spacing w:after="60"/>
              <w:jc w:val="both"/>
              <w:pPrChange w:id="865" w:author="Li Jianfeng" w:date="2026-09-02T16:59:00Z" w16du:dateUtc="2026-09-02T08:59:00Z">
                <w:pPr>
                  <w:spacing w:after="60"/>
                </w:pPr>
              </w:pPrChange>
            </w:pPr>
            <w:r>
              <w:t>The lead Principal Investigator and the existing project contributors are not charged to the grant.</w:t>
            </w:r>
          </w:p>
        </w:tc>
        <w:tc>
          <w:tcPr>
            <w:tcW w:w="1280" w:type="dxa"/>
            <w:tcPrChange w:id="866" w:author="Li Jianfeng" w:date="2026-09-02T17:03:00Z" w16du:dateUtc="2026-09-02T09:03:00Z">
              <w:tcPr>
                <w:tcW w:w="1587" w:type="dxa"/>
                <w:gridSpan w:val="2"/>
              </w:tcPr>
            </w:tcPrChange>
          </w:tcPr>
          <w:p w14:paraId="42214A43" w14:textId="77777777" w:rsidR="008764D6" w:rsidRDefault="00000000" w:rsidP="00073B05">
            <w:pPr>
              <w:spacing w:after="60"/>
              <w:jc w:val="both"/>
              <w:pPrChange w:id="867" w:author="Li Jianfeng" w:date="2026-09-02T16:59:00Z" w16du:dateUtc="2026-09-02T08:59:00Z">
                <w:pPr>
                  <w:spacing w:after="60"/>
                  <w:jc w:val="right"/>
                </w:pPr>
              </w:pPrChange>
            </w:pPr>
            <w:r>
              <w:t>S$160,800</w:t>
            </w:r>
          </w:p>
        </w:tc>
      </w:tr>
      <w:tr w:rsidR="00E4627E" w:rsidRPr="004B30EA" w14:paraId="6003112D" w14:textId="77777777" w:rsidTr="001C13B7">
        <w:tc>
          <w:tcPr>
            <w:tcW w:w="8359" w:type="dxa"/>
            <w:tcPrChange w:id="868" w:author="Li Jianfeng" w:date="2026-09-02T17:03:00Z" w16du:dateUtc="2026-09-02T09:03:00Z">
              <w:tcPr>
                <w:tcW w:w="8050" w:type="dxa"/>
              </w:tcPr>
            </w:tcPrChange>
          </w:tcPr>
          <w:p w14:paraId="0DB6E7C0" w14:textId="77777777" w:rsidR="008764D6" w:rsidRDefault="00000000" w:rsidP="00073B05">
            <w:pPr>
              <w:spacing w:after="60"/>
              <w:jc w:val="both"/>
              <w:pPrChange w:id="869" w:author="Li Jianfeng" w:date="2026-09-02T16:59:00Z" w16du:dateUtc="2026-09-02T08:59:00Z">
                <w:pPr>
                  <w:spacing w:after="60"/>
                </w:pPr>
              </w:pPrChange>
            </w:pPr>
            <w:r>
              <w:rPr>
                <w:b/>
              </w:rPr>
              <w:t>Equipment</w:t>
            </w:r>
          </w:p>
          <w:p w14:paraId="3CE55BD6" w14:textId="77777777" w:rsidR="008764D6" w:rsidRDefault="00000000" w:rsidP="00073B05">
            <w:pPr>
              <w:spacing w:after="60"/>
              <w:jc w:val="both"/>
              <w:pPrChange w:id="870" w:author="Li Jianfeng" w:date="2026-09-02T16:59:00Z" w16du:dateUtc="2026-09-02T08:59:00Z">
                <w:pPr>
                  <w:spacing w:after="60"/>
                </w:pPr>
              </w:pPrChange>
            </w:pPr>
            <w:r>
              <w:t>Precision power and energy measurement instrument for microampere-level standby and event-cycle characterisation: S$9,000.</w:t>
            </w:r>
          </w:p>
          <w:p w14:paraId="4600E53A" w14:textId="77777777" w:rsidR="008764D6" w:rsidRDefault="00000000" w:rsidP="00073B05">
            <w:pPr>
              <w:spacing w:after="60"/>
              <w:jc w:val="both"/>
              <w:pPrChange w:id="871" w:author="Li Jianfeng" w:date="2026-09-02T16:59:00Z" w16du:dateUtc="2026-09-02T08:59:00Z">
                <w:pPr>
                  <w:spacing w:after="60"/>
                </w:pPr>
              </w:pPrChange>
            </w:pPr>
            <w:r>
              <w:t>Reference accelerometer and data acquisition unit providing ground truth for capture-completeness and alignment measurements: S$8,000.</w:t>
            </w:r>
          </w:p>
          <w:p w14:paraId="2B66BCA9" w14:textId="77777777" w:rsidR="008764D6" w:rsidRDefault="00000000" w:rsidP="00073B05">
            <w:pPr>
              <w:spacing w:after="60"/>
              <w:jc w:val="both"/>
              <w:pPrChange w:id="872" w:author="Li Jianfeng" w:date="2026-09-02T16:59:00Z" w16du:dateUtc="2026-09-02T08:59:00Z">
                <w:pPr>
                  <w:spacing w:after="60"/>
                </w:pPr>
              </w:pPrChange>
            </w:pPr>
            <w:r>
              <w:t>Commercial baseline devices for like-for-like benchmarking, covering fixed-threshold and duty-cycled monitoring nodes and an impact or shock recorder, three to four units: S$12,000.</w:t>
            </w:r>
          </w:p>
          <w:p w14:paraId="1F606A07" w14:textId="77777777" w:rsidR="008764D6" w:rsidRDefault="00000000" w:rsidP="00073B05">
            <w:pPr>
              <w:spacing w:after="60"/>
              <w:jc w:val="both"/>
              <w:pPrChange w:id="873" w:author="Li Jianfeng" w:date="2026-09-02T16:59:00Z" w16du:dateUtc="2026-09-02T08:59:00Z">
                <w:pPr>
                  <w:spacing w:after="60"/>
                </w:pPr>
              </w:pPrChange>
            </w:pPr>
            <w:r>
              <w:rPr>
                <w:highlight w:val="yellow"/>
              </w:rPr>
              <w:t>Instrumented rotating-equipment test rig for generating repeatable industrial event and anomaly conditions: S$13,000.</w:t>
            </w:r>
          </w:p>
        </w:tc>
        <w:tc>
          <w:tcPr>
            <w:tcW w:w="1280" w:type="dxa"/>
            <w:tcPrChange w:id="874" w:author="Li Jianfeng" w:date="2026-09-02T17:03:00Z" w16du:dateUtc="2026-09-02T09:03:00Z">
              <w:tcPr>
                <w:tcW w:w="1587" w:type="dxa"/>
                <w:gridSpan w:val="2"/>
              </w:tcPr>
            </w:tcPrChange>
          </w:tcPr>
          <w:p w14:paraId="50D03EB9" w14:textId="77777777" w:rsidR="008764D6" w:rsidRDefault="00000000" w:rsidP="00073B05">
            <w:pPr>
              <w:spacing w:after="60"/>
              <w:jc w:val="both"/>
              <w:pPrChange w:id="875" w:author="Li Jianfeng" w:date="2026-09-02T16:59:00Z" w16du:dateUtc="2026-09-02T08:59:00Z">
                <w:pPr>
                  <w:spacing w:after="60"/>
                  <w:jc w:val="right"/>
                </w:pPr>
              </w:pPrChange>
            </w:pPr>
            <w:r>
              <w:t>S$42,000</w:t>
            </w:r>
          </w:p>
        </w:tc>
      </w:tr>
      <w:tr w:rsidR="00E4627E" w:rsidRPr="004B30EA" w14:paraId="471F805B" w14:textId="77777777" w:rsidTr="001C13B7">
        <w:tc>
          <w:tcPr>
            <w:tcW w:w="8359" w:type="dxa"/>
            <w:tcBorders>
              <w:bottom w:val="double" w:sz="4" w:space="0" w:color="auto"/>
            </w:tcBorders>
            <w:tcPrChange w:id="876" w:author="Li Jianfeng" w:date="2026-09-02T17:03:00Z" w16du:dateUtc="2026-09-02T09:03:00Z">
              <w:tcPr>
                <w:tcW w:w="8050" w:type="dxa"/>
                <w:tcBorders>
                  <w:bottom w:val="double" w:sz="4" w:space="0" w:color="auto"/>
                </w:tcBorders>
              </w:tcPr>
            </w:tcPrChange>
          </w:tcPr>
          <w:p w14:paraId="70B6E09C" w14:textId="77777777" w:rsidR="008764D6" w:rsidRDefault="00000000" w:rsidP="00073B05">
            <w:pPr>
              <w:spacing w:after="60"/>
              <w:jc w:val="both"/>
              <w:pPrChange w:id="877" w:author="Li Jianfeng" w:date="2026-09-02T16:59:00Z" w16du:dateUtc="2026-09-02T08:59:00Z">
                <w:pPr>
                  <w:spacing w:after="60"/>
                </w:pPr>
              </w:pPrChange>
            </w:pPr>
            <w:r>
              <w:rPr>
                <w:b/>
              </w:rPr>
              <w:t>Other Operating Expenditure (OOE)</w:t>
            </w:r>
          </w:p>
          <w:p w14:paraId="32D3A4C7" w14:textId="77777777" w:rsidR="008764D6" w:rsidRDefault="00000000" w:rsidP="00073B05">
            <w:pPr>
              <w:spacing w:after="60"/>
              <w:jc w:val="both"/>
              <w:pPrChange w:id="878" w:author="Li Jianfeng" w:date="2026-09-02T16:59:00Z" w16du:dateUtc="2026-09-02T08:59:00Z">
                <w:pPr>
                  <w:spacing w:after="60"/>
                </w:pPr>
              </w:pPrChange>
            </w:pPr>
            <w:r>
              <w:t>Printed circuit board fabrication and assembly across three design iterations, including prototype and pilot units: S$17,000.</w:t>
            </w:r>
          </w:p>
          <w:p w14:paraId="7C65338A" w14:textId="77777777" w:rsidR="008764D6" w:rsidRDefault="00000000" w:rsidP="00073B05">
            <w:pPr>
              <w:spacing w:after="60"/>
              <w:jc w:val="both"/>
              <w:pPrChange w:id="879" w:author="Li Jianfeng" w:date="2026-09-02T16:59:00Z" w16du:dateUtc="2026-09-02T08:59:00Z">
                <w:pPr>
                  <w:spacing w:after="60"/>
                </w:pPr>
              </w:pPrChange>
            </w:pPr>
            <w:r>
              <w:t>Electronic components, sentinel and high-fidelity sensors, batteries, enclosures and cabling: S$8,000.</w:t>
            </w:r>
          </w:p>
          <w:p w14:paraId="51773FC0" w14:textId="77777777" w:rsidR="008764D6" w:rsidRDefault="00000000" w:rsidP="00073B05">
            <w:pPr>
              <w:spacing w:after="60"/>
              <w:jc w:val="both"/>
              <w:pPrChange w:id="880" w:author="Li Jianfeng" w:date="2026-09-02T16:59:00Z" w16du:dateUtc="2026-09-02T08:59:00Z">
                <w:pPr>
                  <w:spacing w:after="60"/>
                </w:pPr>
              </w:pPrChange>
            </w:pPr>
            <w:r>
              <w:t>Third-party characterisation and design-for-manufacture review services, including environmental and pre-compliance testing: S$6,000.</w:t>
            </w:r>
          </w:p>
          <w:p w14:paraId="66D58416" w14:textId="77777777" w:rsidR="008764D6" w:rsidRDefault="00000000" w:rsidP="00073B05">
            <w:pPr>
              <w:spacing w:after="60"/>
              <w:jc w:val="both"/>
              <w:pPrChange w:id="881" w:author="Li Jianfeng" w:date="2026-09-02T16:59:00Z" w16du:dateUtc="2026-09-02T08:59:00Z">
                <w:pPr>
                  <w:spacing w:after="60"/>
                </w:pPr>
              </w:pPrChange>
            </w:pPr>
            <w:r>
              <w:t>Pilot deployment costs, covering mounting hardware, installation consumables, equipment transport and site logistics: S$6,000.</w:t>
            </w:r>
          </w:p>
          <w:p w14:paraId="283929F1" w14:textId="77777777" w:rsidR="008764D6" w:rsidRDefault="00000000" w:rsidP="00073B05">
            <w:pPr>
              <w:spacing w:after="60"/>
              <w:jc w:val="both"/>
              <w:pPrChange w:id="882" w:author="Li Jianfeng" w:date="2026-09-02T16:59:00Z" w16du:dateUtc="2026-09-02T08:59:00Z">
                <w:pPr>
                  <w:spacing w:after="60"/>
                </w:pPr>
              </w:pPrChange>
            </w:pPr>
            <w:r>
              <w:t>Local and regional travel for partner engagement and pilot supervision: S$5,000.</w:t>
            </w:r>
          </w:p>
          <w:p w14:paraId="340AD63F" w14:textId="77777777" w:rsidR="008764D6" w:rsidRDefault="00000000" w:rsidP="00073B05">
            <w:pPr>
              <w:spacing w:after="60"/>
              <w:jc w:val="both"/>
              <w:pPrChange w:id="883" w:author="Li Jianfeng" w:date="2026-09-02T16:59:00Z" w16du:dateUtc="2026-09-02T08:59:00Z">
                <w:pPr>
                  <w:spacing w:after="60"/>
                </w:pPr>
              </w:pPrChange>
            </w:pPr>
            <w:r>
              <w:lastRenderedPageBreak/>
              <w:t>Laboratory consumables: S$3,000.</w:t>
            </w:r>
          </w:p>
        </w:tc>
        <w:tc>
          <w:tcPr>
            <w:tcW w:w="1280" w:type="dxa"/>
            <w:tcBorders>
              <w:bottom w:val="double" w:sz="4" w:space="0" w:color="auto"/>
            </w:tcBorders>
            <w:tcPrChange w:id="884" w:author="Li Jianfeng" w:date="2026-09-02T17:03:00Z" w16du:dateUtc="2026-09-02T09:03:00Z">
              <w:tcPr>
                <w:tcW w:w="1587" w:type="dxa"/>
                <w:gridSpan w:val="2"/>
                <w:tcBorders>
                  <w:bottom w:val="double" w:sz="4" w:space="0" w:color="auto"/>
                </w:tcBorders>
              </w:tcPr>
            </w:tcPrChange>
          </w:tcPr>
          <w:p w14:paraId="1ECA049B" w14:textId="77777777" w:rsidR="008764D6" w:rsidRDefault="00000000" w:rsidP="00073B05">
            <w:pPr>
              <w:spacing w:after="60"/>
              <w:jc w:val="both"/>
              <w:pPrChange w:id="885" w:author="Li Jianfeng" w:date="2026-09-02T16:59:00Z" w16du:dateUtc="2026-09-02T08:59:00Z">
                <w:pPr>
                  <w:spacing w:after="60"/>
                  <w:jc w:val="right"/>
                </w:pPr>
              </w:pPrChange>
            </w:pPr>
            <w:r>
              <w:lastRenderedPageBreak/>
              <w:t>S$45,000</w:t>
            </w:r>
          </w:p>
        </w:tc>
      </w:tr>
      <w:tr w:rsidR="00E4627E" w:rsidRPr="004B30EA" w14:paraId="0479FF42" w14:textId="77777777" w:rsidTr="001C13B7">
        <w:tc>
          <w:tcPr>
            <w:tcW w:w="8359" w:type="dxa"/>
            <w:tcBorders>
              <w:top w:val="double" w:sz="4" w:space="0" w:color="auto"/>
            </w:tcBorders>
            <w:tcPrChange w:id="886" w:author="Li Jianfeng" w:date="2026-09-02T17:03:00Z" w16du:dateUtc="2026-09-02T09:03:00Z">
              <w:tcPr>
                <w:tcW w:w="8050" w:type="dxa"/>
                <w:tcBorders>
                  <w:top w:val="double" w:sz="4" w:space="0" w:color="auto"/>
                </w:tcBorders>
              </w:tcPr>
            </w:tcPrChange>
          </w:tcPr>
          <w:p w14:paraId="1E8BF8EE" w14:textId="77777777" w:rsidR="008764D6" w:rsidRDefault="00000000" w:rsidP="00073B05">
            <w:pPr>
              <w:spacing w:after="60"/>
              <w:jc w:val="both"/>
              <w:pPrChange w:id="887" w:author="Li Jianfeng" w:date="2026-09-02T16:59:00Z" w16du:dateUtc="2026-09-02T08:59:00Z">
                <w:pPr>
                  <w:spacing w:after="60"/>
                </w:pPr>
              </w:pPrChange>
            </w:pPr>
            <w:r>
              <w:rPr>
                <w:b/>
              </w:rPr>
              <w:t>Total</w:t>
            </w:r>
          </w:p>
        </w:tc>
        <w:tc>
          <w:tcPr>
            <w:tcW w:w="1280" w:type="dxa"/>
            <w:tcBorders>
              <w:top w:val="double" w:sz="4" w:space="0" w:color="auto"/>
            </w:tcBorders>
            <w:tcPrChange w:id="888" w:author="Li Jianfeng" w:date="2026-09-02T17:03:00Z" w16du:dateUtc="2026-09-02T09:03:00Z">
              <w:tcPr>
                <w:tcW w:w="1587" w:type="dxa"/>
                <w:gridSpan w:val="2"/>
                <w:tcBorders>
                  <w:top w:val="double" w:sz="4" w:space="0" w:color="auto"/>
                </w:tcBorders>
              </w:tcPr>
            </w:tcPrChange>
          </w:tcPr>
          <w:p w14:paraId="7AD97C14" w14:textId="77777777" w:rsidR="008764D6" w:rsidRDefault="00000000" w:rsidP="00073B05">
            <w:pPr>
              <w:spacing w:after="60"/>
              <w:jc w:val="both"/>
              <w:pPrChange w:id="889" w:author="Li Jianfeng" w:date="2026-09-02T16:59:00Z" w16du:dateUtc="2026-09-02T08:59:00Z">
                <w:pPr>
                  <w:spacing w:after="60"/>
                  <w:jc w:val="right"/>
                </w:pPr>
              </w:pPrChange>
            </w:pPr>
            <w:r>
              <w:rPr>
                <w:b/>
              </w:rPr>
              <w:t>S$247,800</w:t>
            </w:r>
          </w:p>
        </w:tc>
      </w:tr>
    </w:tbl>
    <w:p w14:paraId="57424158" w14:textId="77777777" w:rsidR="00E4627E" w:rsidRPr="00C706C6" w:rsidRDefault="00C706C6" w:rsidP="00073B05">
      <w:pPr>
        <w:spacing w:after="80"/>
        <w:jc w:val="both"/>
        <w:rPr>
          <w:i/>
          <w:iCs/>
        </w:rPr>
      </w:pPr>
      <w:r w:rsidRPr="00C706C6">
        <w:rPr>
          <w:i/>
          <w:iCs/>
          <w:sz w:val="22"/>
        </w:rPr>
        <w:t>*Please leave out overheads when planning for budget at this stage</w:t>
      </w:r>
    </w:p>
    <w:p w14:paraId="23D1B9EB" w14:textId="77777777" w:rsidR="00E4627E" w:rsidRPr="00C706C6" w:rsidRDefault="00C706C6" w:rsidP="00073B05">
      <w:pPr>
        <w:spacing w:after="120" w:line="259" w:lineRule="auto"/>
        <w:jc w:val="both"/>
        <w:rPr>
          <w:i/>
          <w:iCs/>
        </w:rPr>
      </w:pPr>
      <w:r>
        <w:rPr>
          <w:b/>
          <w:sz w:val="22"/>
        </w:rPr>
        <w:t>Alignment with milestones.</w:t>
      </w:r>
      <w:r>
        <w:rPr>
          <w:sz w:val="22"/>
        </w:rPr>
        <w:t xml:space="preserve"> Expenditure follows the phases set out in Section 4. Manpower is engaged from the start of the project. Measurement instrumentation and the commercial baseline devices are procured during Months 0 to 3, so that the comparison baseline is in place before benchmarking begins. Printed circuit board fabrication is spread across Months 3 to 12 to cover successive design iterations and the pilot units. Pilot deployment and partner-engagement costs fall mainly in Months 9 to 15. If the selected event class or the pilot arrangement changes at a phase review, the team would seek to reallocate between line items within the approved total rather than to increase it, subject to NTUitive's agreement.</w:t>
      </w:r>
    </w:p>
    <w:p w14:paraId="3FD623E5" w14:textId="77777777" w:rsidR="004B30EA" w:rsidRDefault="004B30EA" w:rsidP="00073B05">
      <w:pPr>
        <w:jc w:val="both"/>
        <w:rPr>
          <w:b/>
          <w:bCs/>
          <w:sz w:val="28"/>
          <w:lang w:val="en-GB"/>
        </w:rPr>
      </w:pPr>
    </w:p>
    <w:p w14:paraId="152BD286" w14:textId="77777777" w:rsidR="00941A4F" w:rsidRDefault="00941A4F" w:rsidP="00073B05">
      <w:pPr>
        <w:jc w:val="both"/>
        <w:rPr>
          <w:b/>
          <w:bCs/>
          <w:sz w:val="28"/>
          <w:lang w:val="en-GB"/>
        </w:rPr>
      </w:pPr>
    </w:p>
    <w:p w14:paraId="4D381959" w14:textId="77777777" w:rsidR="00E4627E" w:rsidRPr="004B30EA" w:rsidRDefault="00E4627E" w:rsidP="00073B05">
      <w:pPr>
        <w:jc w:val="both"/>
        <w:rPr>
          <w:b/>
          <w:bCs/>
          <w:sz w:val="28"/>
          <w:lang w:val="en-GB"/>
        </w:rPr>
      </w:pPr>
      <w:r w:rsidRPr="004B30EA">
        <w:rPr>
          <w:b/>
          <w:bCs/>
          <w:sz w:val="22"/>
          <w:lang w:val="en-GB"/>
        </w:rPr>
        <w:t>6.</w:t>
      </w:r>
      <w:r w:rsidRPr="004B30EA">
        <w:rPr>
          <w:b/>
          <w:bCs/>
          <w:sz w:val="22"/>
          <w:lang w:val="en-GB"/>
        </w:rPr>
        <w:tab/>
        <w:t>Funding Sources</w:t>
      </w:r>
    </w:p>
    <w:p w14:paraId="7C314DC9" w14:textId="77777777" w:rsidR="00E4627E" w:rsidRPr="004B30EA" w:rsidRDefault="00E4627E" w:rsidP="00073B05">
      <w:pPr>
        <w:jc w:val="both"/>
        <w:rPr>
          <w:i/>
          <w:iCs/>
          <w:lang w:val="en-GB"/>
        </w:rPr>
      </w:pPr>
    </w:p>
    <w:p w14:paraId="0A820BCA" w14:textId="77777777" w:rsidR="00E4627E" w:rsidRPr="004B30EA" w:rsidRDefault="00E4627E" w:rsidP="00073B05">
      <w:pPr>
        <w:spacing w:after="200"/>
        <w:jc w:val="both"/>
        <w:rPr>
          <w:b/>
          <w:bCs/>
          <w:i/>
          <w:lang w:val="en-GB"/>
        </w:rPr>
      </w:pPr>
      <w:r w:rsidRPr="004B30EA">
        <w:rPr>
          <w:i/>
          <w:iCs/>
          <w:sz w:val="22"/>
          <w:lang w:val="en-GB"/>
        </w:rPr>
        <w:t xml:space="preserve">Please provide details </w:t>
      </w:r>
      <w:r w:rsidRPr="004B30EA">
        <w:rPr>
          <w:i/>
          <w:sz w:val="22"/>
        </w:rPr>
        <w:t xml:space="preserve">of all </w:t>
      </w:r>
      <w:r w:rsidR="00055F80">
        <w:rPr>
          <w:i/>
          <w:sz w:val="22"/>
        </w:rPr>
        <w:t>sources of funding</w:t>
      </w:r>
      <w:r w:rsidRPr="004B30EA">
        <w:rPr>
          <w:i/>
          <w:sz w:val="22"/>
        </w:rPr>
        <w:t xml:space="preserve"> </w:t>
      </w:r>
      <w:r w:rsidR="00055F80">
        <w:rPr>
          <w:i/>
          <w:sz w:val="22"/>
        </w:rPr>
        <w:t xml:space="preserve">related to the technology proposed, previously and </w:t>
      </w:r>
      <w:r w:rsidRPr="004B30EA">
        <w:rPr>
          <w:i/>
          <w:sz w:val="22"/>
        </w:rPr>
        <w:t>currently held or being applied for by any of the team members</w:t>
      </w:r>
      <w:r w:rsidR="00055F80">
        <w:rPr>
          <w:i/>
          <w:sz w:val="22"/>
        </w:rPr>
        <w:t>.</w:t>
      </w:r>
      <w:r w:rsidRPr="004B30EA">
        <w:rPr>
          <w:i/>
          <w:sz w:val="22"/>
        </w:rPr>
        <w:t xml:space="preserve"> </w:t>
      </w:r>
    </w:p>
    <w:p w14:paraId="3A0AE9EC" w14:textId="77777777" w:rsidR="00E4627E" w:rsidRPr="004B30EA" w:rsidRDefault="00E4627E" w:rsidP="00073B05">
      <w:pPr>
        <w:spacing w:after="120" w:line="259" w:lineRule="auto"/>
        <w:jc w:val="both"/>
        <w:rPr>
          <w:b/>
          <w:bCs/>
          <w:i/>
          <w:lang w:val="en-GB"/>
        </w:rPr>
      </w:pPr>
      <w:r>
        <w:rPr>
          <w:b/>
          <w:sz w:val="22"/>
        </w:rPr>
        <w:t>Scope of this section.</w:t>
      </w:r>
      <w:r>
        <w:rPr>
          <w:sz w:val="22"/>
        </w:rPr>
        <w:t xml:space="preserve"> The projects listed below are the funding sources related to the underlying technology that are held, or have been held, by members of the team. They are listed for completeness, including those that have concluded. Funding periods and amounts are held by the University's research administration and are stated there; they will be confirmed at submission.</w:t>
      </w:r>
    </w:p>
    <w:p w14:paraId="4FBCDCA6" w14:textId="3C438E77" w:rsidR="00E4627E" w:rsidRPr="00A24C42" w:rsidRDefault="00A24C42" w:rsidP="00A24C42">
      <w:pPr>
        <w:jc w:val="center"/>
        <w:rPr>
          <w:rFonts w:eastAsiaTheme="minorEastAsia" w:hint="eastAsia"/>
          <w:bCs/>
          <w:i/>
          <w:lang w:val="en-GB"/>
          <w:rPrChange w:id="890" w:author="Li Jianfeng" w:date="2026-09-02T17:00:00Z" w16du:dateUtc="2026-09-02T09:00:00Z">
            <w:rPr>
              <w:b/>
              <w:bCs/>
              <w:lang w:val="en-GB"/>
            </w:rPr>
          </w:rPrChange>
        </w:rPr>
        <w:pPrChange w:id="891" w:author="Li Jianfeng" w:date="2026-09-02T17:00:00Z" w16du:dateUtc="2026-09-02T09:00:00Z">
          <w:pPr>
            <w:jc w:val="both"/>
          </w:pPr>
        </w:pPrChange>
      </w:pPr>
      <w:ins w:id="892" w:author="Li Jianfeng" w:date="2026-09-02T17:00:00Z" w16du:dateUtc="2026-09-02T09:00:00Z">
        <w:r>
          <w:rPr>
            <w:rFonts w:eastAsiaTheme="minorEastAsia" w:hint="eastAsia"/>
            <w:bCs/>
            <w:i/>
            <w:lang w:val="en-GB"/>
          </w:rPr>
          <w:t>Table X</w:t>
        </w:r>
      </w:ins>
    </w:p>
    <w:tbl>
      <w:tblPr>
        <w:tblStyle w:val="a7"/>
        <w:tblW w:w="9639" w:type="dxa"/>
        <w:tblLayout w:type="fixed"/>
        <w:tblLook w:val="04A0" w:firstRow="1" w:lastRow="0" w:firstColumn="1" w:lastColumn="0" w:noHBand="0" w:noVBand="1"/>
      </w:tblPr>
      <w:tblGrid>
        <w:gridCol w:w="2836"/>
        <w:gridCol w:w="1304"/>
        <w:gridCol w:w="4195"/>
        <w:gridCol w:w="1304"/>
      </w:tblGrid>
      <w:tr w:rsidR="00B91483" w14:paraId="1FEFC2C2" w14:textId="77777777" w:rsidTr="00B91483">
        <w:trPr>
          <w:tblHeader/>
        </w:trPr>
        <w:tc>
          <w:tcPr>
            <w:tcW w:w="2835" w:type="dxa"/>
          </w:tcPr>
          <w:p w14:paraId="1B69A4F3" w14:textId="77777777" w:rsidR="008764D6" w:rsidRDefault="00000000" w:rsidP="00073B05">
            <w:pPr>
              <w:spacing w:after="60"/>
              <w:jc w:val="both"/>
              <w:pPrChange w:id="893" w:author="Li Jianfeng" w:date="2026-09-02T16:59:00Z" w16du:dateUtc="2026-09-02T08:59:00Z">
                <w:pPr>
                  <w:spacing w:after="60"/>
                </w:pPr>
              </w:pPrChange>
            </w:pPr>
            <w:r>
              <w:rPr>
                <w:b/>
              </w:rPr>
              <w:t>Funding Source</w:t>
            </w:r>
          </w:p>
          <w:p w14:paraId="3EE9AD2F" w14:textId="77777777" w:rsidR="008764D6" w:rsidRDefault="00000000" w:rsidP="00073B05">
            <w:pPr>
              <w:spacing w:after="60"/>
              <w:jc w:val="both"/>
              <w:pPrChange w:id="894" w:author="Li Jianfeng" w:date="2026-09-02T16:59:00Z" w16du:dateUtc="2026-09-02T08:59:00Z">
                <w:pPr>
                  <w:spacing w:after="60"/>
                </w:pPr>
              </w:pPrChange>
            </w:pPr>
            <w:r>
              <w:rPr>
                <w:b/>
              </w:rPr>
              <w:t>(include industry funding/investment)</w:t>
            </w:r>
          </w:p>
        </w:tc>
        <w:tc>
          <w:tcPr>
            <w:tcW w:w="1304" w:type="dxa"/>
          </w:tcPr>
          <w:p w14:paraId="25A5B2AD" w14:textId="77777777" w:rsidR="008764D6" w:rsidRDefault="00000000" w:rsidP="00073B05">
            <w:pPr>
              <w:spacing w:after="60"/>
              <w:jc w:val="both"/>
              <w:pPrChange w:id="895" w:author="Li Jianfeng" w:date="2026-09-02T16:59:00Z" w16du:dateUtc="2026-09-02T08:59:00Z">
                <w:pPr>
                  <w:spacing w:after="60"/>
                </w:pPr>
              </w:pPrChange>
            </w:pPr>
            <w:r>
              <w:rPr>
                <w:b/>
              </w:rPr>
              <w:t>Funding Period</w:t>
            </w:r>
          </w:p>
        </w:tc>
        <w:tc>
          <w:tcPr>
            <w:tcW w:w="4195" w:type="dxa"/>
          </w:tcPr>
          <w:p w14:paraId="60C45F14" w14:textId="77777777" w:rsidR="008764D6" w:rsidRDefault="00000000" w:rsidP="00073B05">
            <w:pPr>
              <w:spacing w:after="60"/>
              <w:jc w:val="both"/>
              <w:pPrChange w:id="896" w:author="Li Jianfeng" w:date="2026-09-02T16:59:00Z" w16du:dateUtc="2026-09-02T08:59:00Z">
                <w:pPr>
                  <w:spacing w:after="60"/>
                </w:pPr>
              </w:pPrChange>
            </w:pPr>
            <w:r>
              <w:rPr>
                <w:b/>
              </w:rPr>
              <w:t>Deliverables</w:t>
            </w:r>
          </w:p>
        </w:tc>
        <w:tc>
          <w:tcPr>
            <w:tcW w:w="1304" w:type="dxa"/>
          </w:tcPr>
          <w:p w14:paraId="68806000" w14:textId="77777777" w:rsidR="008764D6" w:rsidRDefault="00000000" w:rsidP="00073B05">
            <w:pPr>
              <w:spacing w:after="60"/>
              <w:jc w:val="both"/>
              <w:pPrChange w:id="897" w:author="Li Jianfeng" w:date="2026-09-02T16:59:00Z" w16du:dateUtc="2026-09-02T08:59:00Z">
                <w:pPr>
                  <w:spacing w:after="60"/>
                </w:pPr>
              </w:pPrChange>
            </w:pPr>
            <w:r>
              <w:rPr>
                <w:b/>
              </w:rPr>
              <w:t>Funding Amount</w:t>
            </w:r>
          </w:p>
        </w:tc>
      </w:tr>
      <w:tr w:rsidR="00B91483" w14:paraId="097015E9" w14:textId="77777777" w:rsidTr="00B91483">
        <w:tc>
          <w:tcPr>
            <w:tcW w:w="2835" w:type="dxa"/>
          </w:tcPr>
          <w:p w14:paraId="4C0F4F63" w14:textId="77777777" w:rsidR="008764D6" w:rsidRDefault="00000000" w:rsidP="00073B05">
            <w:pPr>
              <w:spacing w:after="60"/>
              <w:jc w:val="both"/>
              <w:pPrChange w:id="898" w:author="Li Jianfeng" w:date="2026-09-02T16:59:00Z" w16du:dateUtc="2026-09-02T08:59:00Z">
                <w:pPr>
                  <w:spacing w:after="60"/>
                </w:pPr>
              </w:pPrChange>
            </w:pPr>
            <w:r>
              <w:t>MOE AcRF Tier 1, RG146/23 (currently held)</w:t>
            </w:r>
          </w:p>
        </w:tc>
        <w:tc>
          <w:tcPr>
            <w:tcW w:w="1304" w:type="dxa"/>
          </w:tcPr>
          <w:p w14:paraId="02656AAD" w14:textId="77777777" w:rsidR="008764D6" w:rsidRDefault="00000000" w:rsidP="00073B05">
            <w:pPr>
              <w:spacing w:after="60"/>
              <w:jc w:val="both"/>
              <w:pPrChange w:id="899" w:author="Li Jianfeng" w:date="2026-09-02T16:59:00Z" w16du:dateUtc="2026-09-02T08:59:00Z">
                <w:pPr>
                  <w:spacing w:after="60"/>
                </w:pPr>
              </w:pPrChange>
            </w:pPr>
            <w:r>
              <w:rPr>
                <w:highlight w:val="yellow"/>
              </w:rPr>
              <w:t>To be confirmed at submission</w:t>
            </w:r>
          </w:p>
        </w:tc>
        <w:tc>
          <w:tcPr>
            <w:tcW w:w="4195" w:type="dxa"/>
          </w:tcPr>
          <w:p w14:paraId="07BA1CEF" w14:textId="77777777" w:rsidR="008764D6" w:rsidRDefault="00000000" w:rsidP="00073B05">
            <w:pPr>
              <w:spacing w:after="60"/>
              <w:jc w:val="both"/>
              <w:pPrChange w:id="900" w:author="Li Jianfeng" w:date="2026-09-02T16:59:00Z" w16du:dateUtc="2026-09-02T08:59:00Z">
                <w:pPr>
                  <w:spacing w:after="60"/>
                </w:pPr>
              </w:pPrChange>
            </w:pPr>
            <w:r>
              <w:t>Fundamental research on wireless Internet-of-Things sensing and edge intelligence for structural health monitoring. Deliverables are research outcomes: methods, publications and laboratory demonstrations. Provides part of the scientific basis for the triggering mechanism, but does not cover module development or commercial validation.</w:t>
            </w:r>
          </w:p>
        </w:tc>
        <w:tc>
          <w:tcPr>
            <w:tcW w:w="1304" w:type="dxa"/>
          </w:tcPr>
          <w:p w14:paraId="09F4A524" w14:textId="77777777" w:rsidR="008764D6" w:rsidRDefault="00000000" w:rsidP="00073B05">
            <w:pPr>
              <w:spacing w:after="60"/>
              <w:jc w:val="both"/>
              <w:pPrChange w:id="901" w:author="Li Jianfeng" w:date="2026-09-02T16:59:00Z" w16du:dateUtc="2026-09-02T08:59:00Z">
                <w:pPr>
                  <w:spacing w:after="60"/>
                </w:pPr>
              </w:pPrChange>
            </w:pPr>
            <w:r>
              <w:rPr>
                <w:highlight w:val="yellow"/>
              </w:rPr>
              <w:t>To be confirmed at submission</w:t>
            </w:r>
          </w:p>
        </w:tc>
      </w:tr>
      <w:tr w:rsidR="00B91483" w14:paraId="7C43A9D5" w14:textId="77777777" w:rsidTr="00B91483">
        <w:tc>
          <w:tcPr>
            <w:tcW w:w="2835" w:type="dxa"/>
          </w:tcPr>
          <w:p w14:paraId="2C054CF0" w14:textId="77777777" w:rsidR="008764D6" w:rsidRDefault="00000000" w:rsidP="00073B05">
            <w:pPr>
              <w:spacing w:after="60"/>
              <w:jc w:val="both"/>
              <w:pPrChange w:id="902" w:author="Li Jianfeng" w:date="2026-09-02T16:59:00Z" w16du:dateUtc="2026-09-02T08:59:00Z">
                <w:pPr>
                  <w:spacing w:after="60"/>
                </w:pPr>
              </w:pPrChange>
            </w:pPr>
            <w:r>
              <w:t>NTU CoE Dean's Interdisciplinary Grant 2024, 03INS002320C120 (currently held)</w:t>
            </w:r>
          </w:p>
        </w:tc>
        <w:tc>
          <w:tcPr>
            <w:tcW w:w="1304" w:type="dxa"/>
          </w:tcPr>
          <w:p w14:paraId="62655616" w14:textId="77777777" w:rsidR="008764D6" w:rsidRDefault="00000000" w:rsidP="00073B05">
            <w:pPr>
              <w:spacing w:after="60"/>
              <w:jc w:val="both"/>
              <w:pPrChange w:id="903" w:author="Li Jianfeng" w:date="2026-09-02T16:59:00Z" w16du:dateUtc="2026-09-02T08:59:00Z">
                <w:pPr>
                  <w:spacing w:after="60"/>
                </w:pPr>
              </w:pPrChange>
            </w:pPr>
            <w:r>
              <w:rPr>
                <w:highlight w:val="yellow"/>
              </w:rPr>
              <w:t>To be confirmed at submission</w:t>
            </w:r>
          </w:p>
        </w:tc>
        <w:tc>
          <w:tcPr>
            <w:tcW w:w="4195" w:type="dxa"/>
          </w:tcPr>
          <w:p w14:paraId="64A482D0" w14:textId="77777777" w:rsidR="008764D6" w:rsidRDefault="00000000" w:rsidP="00073B05">
            <w:pPr>
              <w:spacing w:after="60"/>
              <w:jc w:val="both"/>
              <w:pPrChange w:id="904" w:author="Li Jianfeng" w:date="2026-09-02T16:59:00Z" w16du:dateUtc="2026-09-02T08:59:00Z">
                <w:pPr>
                  <w:spacing w:after="60"/>
                </w:pPr>
              </w:pPrChange>
            </w:pPr>
            <w:r>
              <w:t>Interdisciplinary research on edge intelligence and sensing system architecture. Deliverables are research outcomes and platform capability. Supports the embedded computing middleware on which the adaptive layer runs; it does not fund the embeddable module, benchmarking against commercial alternatives, or industry pilots.</w:t>
            </w:r>
          </w:p>
        </w:tc>
        <w:tc>
          <w:tcPr>
            <w:tcW w:w="1304" w:type="dxa"/>
          </w:tcPr>
          <w:p w14:paraId="163B4E9D" w14:textId="77777777" w:rsidR="008764D6" w:rsidRDefault="00000000" w:rsidP="00073B05">
            <w:pPr>
              <w:spacing w:after="60"/>
              <w:jc w:val="both"/>
              <w:pPrChange w:id="905" w:author="Li Jianfeng" w:date="2026-09-02T16:59:00Z" w16du:dateUtc="2026-09-02T08:59:00Z">
                <w:pPr>
                  <w:spacing w:after="60"/>
                </w:pPr>
              </w:pPrChange>
            </w:pPr>
            <w:r>
              <w:rPr>
                <w:highlight w:val="yellow"/>
              </w:rPr>
              <w:t>To be confirmed at submission</w:t>
            </w:r>
          </w:p>
        </w:tc>
      </w:tr>
      <w:tr w:rsidR="008764D6" w14:paraId="191748A9" w14:textId="77777777">
        <w:tc>
          <w:tcPr>
            <w:tcW w:w="2835" w:type="dxa"/>
          </w:tcPr>
          <w:p w14:paraId="4AD7578D" w14:textId="77777777" w:rsidR="008764D6" w:rsidRDefault="00000000" w:rsidP="00073B05">
            <w:pPr>
              <w:spacing w:after="60"/>
              <w:jc w:val="both"/>
              <w:pPrChange w:id="906" w:author="Li Jianfeng" w:date="2026-09-02T16:59:00Z" w16du:dateUtc="2026-09-02T08:59:00Z">
                <w:pPr>
                  <w:spacing w:after="60"/>
                </w:pPr>
              </w:pPrChange>
            </w:pPr>
            <w:r>
              <w:t>Coastal Protection and Flood Management Research Programme, CFRP-AR01-V4-P1 (awarded): Smart continuous monitoring system for coastal infrastructure based on distributed fibre-optic sensing and wireless IoT technologies</w:t>
            </w:r>
          </w:p>
        </w:tc>
        <w:tc>
          <w:tcPr>
            <w:tcW w:w="1304" w:type="dxa"/>
          </w:tcPr>
          <w:p w14:paraId="424689C6" w14:textId="77777777" w:rsidR="008764D6" w:rsidRDefault="00000000" w:rsidP="00073B05">
            <w:pPr>
              <w:spacing w:after="60"/>
              <w:jc w:val="both"/>
              <w:pPrChange w:id="907" w:author="Li Jianfeng" w:date="2026-09-02T16:59:00Z" w16du:dateUtc="2026-09-02T08:59:00Z">
                <w:pPr>
                  <w:spacing w:after="60"/>
                </w:pPr>
              </w:pPrChange>
            </w:pPr>
            <w:r>
              <w:rPr>
                <w:highlight w:val="yellow"/>
              </w:rPr>
              <w:t>To be confirmed at submission</w:t>
            </w:r>
          </w:p>
        </w:tc>
        <w:tc>
          <w:tcPr>
            <w:tcW w:w="4195" w:type="dxa"/>
          </w:tcPr>
          <w:p w14:paraId="27204AB2" w14:textId="77777777" w:rsidR="008764D6" w:rsidRDefault="00000000" w:rsidP="00073B05">
            <w:pPr>
              <w:spacing w:after="60"/>
              <w:jc w:val="both"/>
              <w:pPrChange w:id="908" w:author="Li Jianfeng" w:date="2026-09-02T16:59:00Z" w16du:dateUtc="2026-09-02T08:59:00Z">
                <w:pPr>
                  <w:spacing w:after="60"/>
                </w:pPr>
              </w:pPrChange>
            </w:pPr>
            <w:r>
              <w:t>Applied research on continuous monitoring of coastal infrastructure. Deliverables relate to a monitoring system for that application context. Provides an application setting and industry contacts, but is scoped to that programme's monitoring objectives rather than to a product module for third-party equipment manufacturers.</w:t>
            </w:r>
          </w:p>
        </w:tc>
        <w:tc>
          <w:tcPr>
            <w:tcW w:w="1304" w:type="dxa"/>
          </w:tcPr>
          <w:p w14:paraId="1CDE595F" w14:textId="77777777" w:rsidR="008764D6" w:rsidRDefault="00000000" w:rsidP="00073B05">
            <w:pPr>
              <w:spacing w:after="60"/>
              <w:jc w:val="both"/>
              <w:pPrChange w:id="909" w:author="Li Jianfeng" w:date="2026-09-02T16:59:00Z" w16du:dateUtc="2026-09-02T08:59:00Z">
                <w:pPr>
                  <w:spacing w:after="60"/>
                </w:pPr>
              </w:pPrChange>
            </w:pPr>
            <w:r>
              <w:rPr>
                <w:highlight w:val="yellow"/>
              </w:rPr>
              <w:t>To be confirmed at submission</w:t>
            </w:r>
          </w:p>
        </w:tc>
      </w:tr>
      <w:tr w:rsidR="008764D6" w14:paraId="2B196DA5" w14:textId="77777777">
        <w:tc>
          <w:tcPr>
            <w:tcW w:w="2835" w:type="dxa"/>
          </w:tcPr>
          <w:p w14:paraId="2D4B493F" w14:textId="77777777" w:rsidR="008764D6" w:rsidRDefault="00000000" w:rsidP="00073B05">
            <w:pPr>
              <w:spacing w:after="60"/>
              <w:jc w:val="both"/>
              <w:pPrChange w:id="910" w:author="Li Jianfeng" w:date="2026-09-02T16:59:00Z" w16du:dateUtc="2026-09-02T08:59:00Z">
                <w:pPr>
                  <w:spacing w:after="60"/>
                </w:pPr>
              </w:pPrChange>
            </w:pPr>
            <w:r>
              <w:t xml:space="preserve">Cities of Tomorrow (CoT) programme: Novel wireless multi-metric IoT sensing </w:t>
            </w:r>
            <w:r>
              <w:lastRenderedPageBreak/>
              <w:t xml:space="preserve">system for real-time structural health monitoring </w:t>
            </w:r>
            <w:r>
              <w:rPr>
                <w:highlight w:val="yellow"/>
              </w:rPr>
              <w:t>(status to be confirmed)</w:t>
            </w:r>
          </w:p>
        </w:tc>
        <w:tc>
          <w:tcPr>
            <w:tcW w:w="1304" w:type="dxa"/>
          </w:tcPr>
          <w:p w14:paraId="3C45C529" w14:textId="77777777" w:rsidR="008764D6" w:rsidRDefault="00000000" w:rsidP="00073B05">
            <w:pPr>
              <w:spacing w:after="60"/>
              <w:jc w:val="both"/>
              <w:pPrChange w:id="911" w:author="Li Jianfeng" w:date="2026-09-02T16:59:00Z" w16du:dateUtc="2026-09-02T08:59:00Z">
                <w:pPr>
                  <w:spacing w:after="60"/>
                </w:pPr>
              </w:pPrChange>
            </w:pPr>
            <w:r>
              <w:rPr>
                <w:highlight w:val="yellow"/>
              </w:rPr>
              <w:lastRenderedPageBreak/>
              <w:t xml:space="preserve">To be confirmed </w:t>
            </w:r>
            <w:r>
              <w:rPr>
                <w:highlight w:val="yellow"/>
              </w:rPr>
              <w:lastRenderedPageBreak/>
              <w:t>at submission</w:t>
            </w:r>
          </w:p>
        </w:tc>
        <w:tc>
          <w:tcPr>
            <w:tcW w:w="4195" w:type="dxa"/>
          </w:tcPr>
          <w:p w14:paraId="5BA9967A" w14:textId="77777777" w:rsidR="008764D6" w:rsidRDefault="00000000" w:rsidP="00073B05">
            <w:pPr>
              <w:spacing w:after="60"/>
              <w:jc w:val="both"/>
              <w:pPrChange w:id="912" w:author="Li Jianfeng" w:date="2026-09-02T16:59:00Z" w16du:dateUtc="2026-09-02T08:59:00Z">
                <w:pPr>
                  <w:spacing w:after="60"/>
                </w:pPr>
              </w:pPrChange>
            </w:pPr>
            <w:r>
              <w:lastRenderedPageBreak/>
              <w:t xml:space="preserve">Development of a multi-metric wireless IoT sensing platform for structural health monitoring. Deliverables relate to that </w:t>
            </w:r>
            <w:r>
              <w:lastRenderedPageBreak/>
              <w:t>sensing platform. Complementary to this application in application area, but does not cover the adaptive capture module, its interface specification, or the commercial benchmarking and pilot work proposed here.</w:t>
            </w:r>
          </w:p>
        </w:tc>
        <w:tc>
          <w:tcPr>
            <w:tcW w:w="1304" w:type="dxa"/>
          </w:tcPr>
          <w:p w14:paraId="13FEA555" w14:textId="77777777" w:rsidR="008764D6" w:rsidRDefault="00000000" w:rsidP="00073B05">
            <w:pPr>
              <w:spacing w:after="60"/>
              <w:jc w:val="both"/>
              <w:pPrChange w:id="913" w:author="Li Jianfeng" w:date="2026-09-02T16:59:00Z" w16du:dateUtc="2026-09-02T08:59:00Z">
                <w:pPr>
                  <w:spacing w:after="60"/>
                </w:pPr>
              </w:pPrChange>
            </w:pPr>
            <w:r>
              <w:rPr>
                <w:highlight w:val="yellow"/>
              </w:rPr>
              <w:lastRenderedPageBreak/>
              <w:t xml:space="preserve">To be confirmed </w:t>
            </w:r>
            <w:r>
              <w:rPr>
                <w:highlight w:val="yellow"/>
              </w:rPr>
              <w:lastRenderedPageBreak/>
              <w:t>at submission</w:t>
            </w:r>
          </w:p>
        </w:tc>
      </w:tr>
      <w:tr w:rsidR="008764D6" w14:paraId="0FB6C6E9" w14:textId="77777777">
        <w:tc>
          <w:tcPr>
            <w:tcW w:w="2835" w:type="dxa"/>
          </w:tcPr>
          <w:p w14:paraId="09901C86" w14:textId="77777777" w:rsidR="008764D6" w:rsidRDefault="00000000" w:rsidP="00073B05">
            <w:pPr>
              <w:spacing w:after="60"/>
              <w:jc w:val="both"/>
              <w:pPrChange w:id="914" w:author="Li Jianfeng" w:date="2026-09-02T16:59:00Z" w16du:dateUtc="2026-09-02T08:59:00Z">
                <w:pPr>
                  <w:spacing w:after="60"/>
                </w:pPr>
              </w:pPrChange>
            </w:pPr>
            <w:r>
              <w:lastRenderedPageBreak/>
              <w:t>MOE AcRF Tier 1, RG121/21 (previously held)</w:t>
            </w:r>
          </w:p>
        </w:tc>
        <w:tc>
          <w:tcPr>
            <w:tcW w:w="1304" w:type="dxa"/>
          </w:tcPr>
          <w:p w14:paraId="78A30263" w14:textId="77777777" w:rsidR="008764D6" w:rsidRDefault="00000000" w:rsidP="00073B05">
            <w:pPr>
              <w:spacing w:after="60"/>
              <w:jc w:val="both"/>
              <w:pPrChange w:id="915" w:author="Li Jianfeng" w:date="2026-09-02T16:59:00Z" w16du:dateUtc="2026-09-02T08:59:00Z">
                <w:pPr>
                  <w:spacing w:after="60"/>
                </w:pPr>
              </w:pPrChange>
            </w:pPr>
            <w:r>
              <w:rPr>
                <w:highlight w:val="yellow"/>
              </w:rPr>
              <w:t>To be confirmed at submission</w:t>
            </w:r>
          </w:p>
        </w:tc>
        <w:tc>
          <w:tcPr>
            <w:tcW w:w="4195" w:type="dxa"/>
          </w:tcPr>
          <w:p w14:paraId="209F9BA2" w14:textId="77777777" w:rsidR="008764D6" w:rsidRDefault="00000000" w:rsidP="00073B05">
            <w:pPr>
              <w:spacing w:after="60"/>
              <w:jc w:val="both"/>
              <w:pPrChange w:id="916" w:author="Li Jianfeng" w:date="2026-09-02T16:59:00Z" w16du:dateUtc="2026-09-02T08:59:00Z">
                <w:pPr>
                  <w:spacing w:after="60"/>
                </w:pPr>
              </w:pPrChange>
            </w:pPr>
            <w:r>
              <w:t>Earlier fundamental research on demand-based and energy-efficient wireless smart sensing. Contributed to the background technology acknowledged in the team's publications. Completed; no cost in Section 5 is charged to this project.</w:t>
            </w:r>
          </w:p>
        </w:tc>
        <w:tc>
          <w:tcPr>
            <w:tcW w:w="1304" w:type="dxa"/>
          </w:tcPr>
          <w:p w14:paraId="26225F82" w14:textId="77777777" w:rsidR="008764D6" w:rsidRDefault="00000000" w:rsidP="00073B05">
            <w:pPr>
              <w:spacing w:after="60"/>
              <w:jc w:val="both"/>
              <w:pPrChange w:id="917" w:author="Li Jianfeng" w:date="2026-09-02T16:59:00Z" w16du:dateUtc="2026-09-02T08:59:00Z">
                <w:pPr>
                  <w:spacing w:after="60"/>
                </w:pPr>
              </w:pPrChange>
            </w:pPr>
            <w:r>
              <w:rPr>
                <w:highlight w:val="yellow"/>
              </w:rPr>
              <w:t>To be confirmed at submission</w:t>
            </w:r>
          </w:p>
        </w:tc>
      </w:tr>
      <w:tr w:rsidR="008764D6" w14:paraId="19629F52" w14:textId="77777777">
        <w:tc>
          <w:tcPr>
            <w:tcW w:w="2835" w:type="dxa"/>
          </w:tcPr>
          <w:p w14:paraId="71F99376" w14:textId="77777777" w:rsidR="008764D6" w:rsidRDefault="00000000" w:rsidP="00073B05">
            <w:pPr>
              <w:spacing w:after="60"/>
              <w:jc w:val="both"/>
              <w:pPrChange w:id="918" w:author="Li Jianfeng" w:date="2026-09-02T16:59:00Z" w16du:dateUtc="2026-09-02T08:59:00Z">
                <w:pPr>
                  <w:spacing w:after="60"/>
                </w:pPr>
              </w:pPrChange>
            </w:pPr>
            <w:r>
              <w:t>NTU Start-up Grant, 03INS001210C120 (previously held)</w:t>
            </w:r>
          </w:p>
        </w:tc>
        <w:tc>
          <w:tcPr>
            <w:tcW w:w="1304" w:type="dxa"/>
          </w:tcPr>
          <w:p w14:paraId="0E9B0643" w14:textId="77777777" w:rsidR="008764D6" w:rsidRDefault="00000000" w:rsidP="00073B05">
            <w:pPr>
              <w:spacing w:after="60"/>
              <w:jc w:val="both"/>
              <w:pPrChange w:id="919" w:author="Li Jianfeng" w:date="2026-09-02T16:59:00Z" w16du:dateUtc="2026-09-02T08:59:00Z">
                <w:pPr>
                  <w:spacing w:after="60"/>
                </w:pPr>
              </w:pPrChange>
            </w:pPr>
            <w:r>
              <w:rPr>
                <w:highlight w:val="yellow"/>
              </w:rPr>
              <w:t>To be confirmed at submission</w:t>
            </w:r>
          </w:p>
        </w:tc>
        <w:tc>
          <w:tcPr>
            <w:tcW w:w="4195" w:type="dxa"/>
          </w:tcPr>
          <w:p w14:paraId="6C4BFD7F" w14:textId="77777777" w:rsidR="008764D6" w:rsidRDefault="00000000" w:rsidP="00073B05">
            <w:pPr>
              <w:spacing w:after="60"/>
              <w:jc w:val="both"/>
              <w:pPrChange w:id="920" w:author="Li Jianfeng" w:date="2026-09-02T16:59:00Z" w16du:dateUtc="2026-09-02T08:59:00Z">
                <w:pPr>
                  <w:spacing w:after="60"/>
                </w:pPr>
              </w:pPrChange>
            </w:pPr>
            <w:r>
              <w:t>Start-up support for the Principal Investigator's research programme in smart sensing and structural health monitoring. Contributed to the background technology acknowledged in the team's publications. No cost in Section 5 is charged to this project.</w:t>
            </w:r>
          </w:p>
        </w:tc>
        <w:tc>
          <w:tcPr>
            <w:tcW w:w="1304" w:type="dxa"/>
          </w:tcPr>
          <w:p w14:paraId="3A48E414" w14:textId="77777777" w:rsidR="008764D6" w:rsidRDefault="00000000" w:rsidP="00073B05">
            <w:pPr>
              <w:spacing w:after="60"/>
              <w:jc w:val="both"/>
              <w:pPrChange w:id="921" w:author="Li Jianfeng" w:date="2026-09-02T16:59:00Z" w16du:dateUtc="2026-09-02T08:59:00Z">
                <w:pPr>
                  <w:spacing w:after="60"/>
                </w:pPr>
              </w:pPrChange>
            </w:pPr>
            <w:r>
              <w:rPr>
                <w:highlight w:val="yellow"/>
              </w:rPr>
              <w:t>To be confirmed at submission</w:t>
            </w:r>
          </w:p>
        </w:tc>
      </w:tr>
      <w:tr w:rsidR="008764D6" w14:paraId="3CF65E1B" w14:textId="77777777">
        <w:tc>
          <w:tcPr>
            <w:tcW w:w="2835" w:type="dxa"/>
          </w:tcPr>
          <w:p w14:paraId="7786CE46" w14:textId="77777777" w:rsidR="008764D6" w:rsidRDefault="00000000" w:rsidP="00073B05">
            <w:pPr>
              <w:spacing w:after="60"/>
              <w:jc w:val="both"/>
              <w:pPrChange w:id="922" w:author="Li Jianfeng" w:date="2026-09-02T16:59:00Z" w16du:dateUtc="2026-09-02T08:59:00Z">
                <w:pPr>
                  <w:spacing w:after="60"/>
                </w:pPr>
              </w:pPrChange>
            </w:pPr>
            <w:r>
              <w:t>AI Singapore translational project, AISG2-TC-2021-001 (previously held)</w:t>
            </w:r>
          </w:p>
        </w:tc>
        <w:tc>
          <w:tcPr>
            <w:tcW w:w="1304" w:type="dxa"/>
          </w:tcPr>
          <w:p w14:paraId="09A44A32" w14:textId="77777777" w:rsidR="008764D6" w:rsidRDefault="00000000" w:rsidP="00073B05">
            <w:pPr>
              <w:spacing w:after="60"/>
              <w:jc w:val="both"/>
              <w:pPrChange w:id="923" w:author="Li Jianfeng" w:date="2026-09-02T16:59:00Z" w16du:dateUtc="2026-09-02T08:59:00Z">
                <w:pPr>
                  <w:spacing w:after="60"/>
                </w:pPr>
              </w:pPrChange>
            </w:pPr>
            <w:r>
              <w:rPr>
                <w:highlight w:val="yellow"/>
              </w:rPr>
              <w:t>To be confirmed at submission</w:t>
            </w:r>
          </w:p>
        </w:tc>
        <w:tc>
          <w:tcPr>
            <w:tcW w:w="4195" w:type="dxa"/>
          </w:tcPr>
          <w:p w14:paraId="7EBF0FE4" w14:textId="77777777" w:rsidR="008764D6" w:rsidRDefault="00000000" w:rsidP="00073B05">
            <w:pPr>
              <w:spacing w:after="60"/>
              <w:jc w:val="both"/>
              <w:pPrChange w:id="924" w:author="Li Jianfeng" w:date="2026-09-02T16:59:00Z" w16du:dateUtc="2026-09-02T08:59:00Z">
                <w:pPr>
                  <w:spacing w:after="60"/>
                </w:pPr>
              </w:pPrChange>
            </w:pPr>
            <w:r>
              <w:t>Artificial-intelligence-enabled smart sensing for underground transportation infrastructure monitoring, conducted with the Land Transport Authority. Deliverables related to that translational project. Completed; relevant as prior application experience and industry engagement rather than as funding for the proposed work.</w:t>
            </w:r>
          </w:p>
        </w:tc>
        <w:tc>
          <w:tcPr>
            <w:tcW w:w="1304" w:type="dxa"/>
          </w:tcPr>
          <w:p w14:paraId="02D192B8" w14:textId="77777777" w:rsidR="008764D6" w:rsidRDefault="00000000" w:rsidP="00073B05">
            <w:pPr>
              <w:spacing w:after="60"/>
              <w:jc w:val="both"/>
              <w:pPrChange w:id="925" w:author="Li Jianfeng" w:date="2026-09-02T16:59:00Z" w16du:dateUtc="2026-09-02T08:59:00Z">
                <w:pPr>
                  <w:spacing w:after="60"/>
                </w:pPr>
              </w:pPrChange>
            </w:pPr>
            <w:r>
              <w:rPr>
                <w:highlight w:val="yellow"/>
              </w:rPr>
              <w:t>To be confirmed at submission</w:t>
            </w:r>
          </w:p>
        </w:tc>
      </w:tr>
    </w:tbl>
    <w:p w14:paraId="528513AB" w14:textId="77777777" w:rsidR="00B91483" w:rsidRPr="004B30EA" w:rsidDel="00E47817" w:rsidRDefault="00B91483" w:rsidP="00073B05">
      <w:pPr>
        <w:jc w:val="both"/>
        <w:rPr>
          <w:del w:id="926" w:author="Li Jianfeng" w:date="2026-09-02T17:00:00Z" w16du:dateUtc="2026-09-02T09:00:00Z"/>
          <w:rFonts w:hint="eastAsia"/>
          <w:b/>
          <w:bCs/>
          <w:lang w:val="en-GB"/>
        </w:rPr>
      </w:pPr>
    </w:p>
    <w:p w14:paraId="56505A24" w14:textId="77777777" w:rsidR="00546FA4" w:rsidDel="00E47817" w:rsidRDefault="00546FA4" w:rsidP="00073B05">
      <w:pPr>
        <w:jc w:val="both"/>
        <w:rPr>
          <w:del w:id="927" w:author="Li Jianfeng" w:date="2026-09-02T17:00:00Z" w16du:dateUtc="2026-09-02T09:00:00Z"/>
          <w:rFonts w:hint="eastAsia"/>
          <w:sz w:val="22"/>
          <w:szCs w:val="22"/>
          <w:lang w:val="en-GB"/>
        </w:rPr>
        <w:pPrChange w:id="928" w:author="Li Jianfeng" w:date="2026-09-02T16:59:00Z" w16du:dateUtc="2026-09-02T08:59:00Z">
          <w:pPr/>
        </w:pPrChange>
      </w:pPr>
    </w:p>
    <w:p w14:paraId="639EFACE" w14:textId="77777777" w:rsidR="00546FA4" w:rsidDel="00E47817" w:rsidRDefault="00546FA4" w:rsidP="00073B05">
      <w:pPr>
        <w:jc w:val="both"/>
        <w:rPr>
          <w:del w:id="929" w:author="Li Jianfeng" w:date="2026-09-02T17:00:00Z" w16du:dateUtc="2026-09-02T09:00:00Z"/>
          <w:rFonts w:hint="eastAsia"/>
          <w:sz w:val="22"/>
          <w:szCs w:val="22"/>
          <w:lang w:val="en-GB"/>
        </w:rPr>
        <w:pPrChange w:id="930" w:author="Li Jianfeng" w:date="2026-09-02T16:59:00Z" w16du:dateUtc="2026-09-02T08:59:00Z">
          <w:pPr/>
        </w:pPrChange>
      </w:pPr>
    </w:p>
    <w:p w14:paraId="6508A7F8" w14:textId="77777777" w:rsidR="00546FA4" w:rsidRPr="00E47817" w:rsidRDefault="00546FA4" w:rsidP="00073B05">
      <w:pPr>
        <w:jc w:val="both"/>
        <w:rPr>
          <w:rFonts w:eastAsiaTheme="minorEastAsia" w:hint="eastAsia"/>
          <w:sz w:val="22"/>
          <w:szCs w:val="22"/>
          <w:lang w:val="en-GB"/>
          <w:rPrChange w:id="931" w:author="Li Jianfeng" w:date="2026-09-02T17:00:00Z" w16du:dateUtc="2026-09-02T09:00:00Z">
            <w:rPr>
              <w:sz w:val="22"/>
              <w:szCs w:val="22"/>
              <w:lang w:val="en-GB"/>
            </w:rPr>
          </w:rPrChange>
        </w:rPr>
        <w:pPrChange w:id="932" w:author="Li Jianfeng" w:date="2026-09-02T16:59:00Z" w16du:dateUtc="2026-09-02T08:59:00Z">
          <w:pPr/>
        </w:pPrChange>
      </w:pPr>
    </w:p>
    <w:p w14:paraId="1820CDF5" w14:textId="77777777" w:rsidR="00E45CC9" w:rsidRDefault="00E45CC9" w:rsidP="00073B05">
      <w:pPr>
        <w:jc w:val="both"/>
        <w:rPr>
          <w:sz w:val="22"/>
          <w:szCs w:val="22"/>
          <w:lang w:val="en-GB"/>
        </w:rPr>
        <w:pPrChange w:id="933" w:author="Li Jianfeng" w:date="2026-09-02T16:59:00Z" w16du:dateUtc="2026-09-02T08:59:00Z">
          <w:pPr/>
        </w:pPrChange>
      </w:pPr>
    </w:p>
    <w:p w14:paraId="3D89E2F5" w14:textId="77777777" w:rsidR="004257CD" w:rsidRDefault="004257CD" w:rsidP="00073B05">
      <w:pPr>
        <w:pStyle w:val="aa"/>
        <w:spacing w:after="120" w:line="259" w:lineRule="auto"/>
        <w:ind w:left="0"/>
        <w:jc w:val="both"/>
        <w:rPr>
          <w:b/>
          <w:sz w:val="28"/>
          <w:szCs w:val="28"/>
        </w:rPr>
      </w:pPr>
      <w:r>
        <w:rPr>
          <w:b/>
          <w:sz w:val="22"/>
        </w:rPr>
        <w:t>Demarcation from the proposed work.</w:t>
      </w:r>
      <w:r>
        <w:rPr>
          <w:sz w:val="22"/>
        </w:rPr>
        <w:t xml:space="preserve"> The projects above fund fundamental and applied research rather than commercialisation. Between them they support the underlying sensing science, the wireless node platform and the embedded computing middleware, and their deliverables are research outcomes such as methods, publications, platform capability and laboratory or field demonstrations within their own application scopes. The work requested here is distinct and incremental: converting the validated triggering mechanism into an embeddable module with a defined interface specification, benchmarking it against the periodic-sampling and fixed-threshold alternatives that customers operate today, and testing it with an equipment-side and a field-side partner. No cost item in Section 5 is charged to, or duplicated in, any of the projects above, and manpower funded by those projects is not charged to this application. Where a listed project provides a suitable application setting or an industry contact, the team would seek to use it as a validation opportunity, with the scope and costs of each project kept separate.</w:t>
      </w:r>
    </w:p>
    <w:p w14:paraId="6DD49842" w14:textId="77777777" w:rsidR="004257CD" w:rsidRDefault="004257CD" w:rsidP="00073B05">
      <w:pPr>
        <w:pStyle w:val="aa"/>
        <w:numPr>
          <w:ilvl w:val="0"/>
          <w:numId w:val="16"/>
        </w:numPr>
        <w:ind w:hanging="720"/>
        <w:jc w:val="both"/>
        <w:rPr>
          <w:b/>
          <w:sz w:val="28"/>
          <w:szCs w:val="28"/>
        </w:rPr>
      </w:pPr>
      <w:r>
        <w:rPr>
          <w:b/>
          <w:sz w:val="22"/>
          <w:szCs w:val="28"/>
        </w:rPr>
        <w:t xml:space="preserve">Past </w:t>
      </w:r>
      <w:r w:rsidR="006419F0">
        <w:rPr>
          <w:b/>
          <w:sz w:val="22"/>
          <w:szCs w:val="28"/>
        </w:rPr>
        <w:t xml:space="preserve">Application </w:t>
      </w:r>
      <w:r>
        <w:rPr>
          <w:b/>
          <w:sz w:val="22"/>
          <w:szCs w:val="28"/>
        </w:rPr>
        <w:t>Submission</w:t>
      </w:r>
      <w:r w:rsidR="006419F0">
        <w:rPr>
          <w:b/>
          <w:sz w:val="22"/>
          <w:szCs w:val="28"/>
        </w:rPr>
        <w:t>(</w:t>
      </w:r>
      <w:r>
        <w:rPr>
          <w:b/>
          <w:sz w:val="22"/>
          <w:szCs w:val="28"/>
        </w:rPr>
        <w:t>s</w:t>
      </w:r>
      <w:r w:rsidR="006419F0">
        <w:rPr>
          <w:b/>
          <w:sz w:val="22"/>
          <w:szCs w:val="28"/>
        </w:rPr>
        <w:t>)</w:t>
      </w:r>
    </w:p>
    <w:p w14:paraId="0FE21237" w14:textId="77777777" w:rsidR="000B674E" w:rsidRDefault="000B674E" w:rsidP="00073B05">
      <w:pPr>
        <w:jc w:val="both"/>
        <w:rPr>
          <w:b/>
          <w:sz w:val="28"/>
          <w:szCs w:val="28"/>
        </w:rPr>
        <w:pPrChange w:id="934" w:author="Li Jianfeng" w:date="2026-09-02T16:59:00Z" w16du:dateUtc="2026-09-02T08:59:00Z">
          <w:pPr/>
        </w:pPrChange>
      </w:pPr>
    </w:p>
    <w:p w14:paraId="6EE193BB" w14:textId="77777777" w:rsidR="000B674E" w:rsidRPr="005B7246" w:rsidRDefault="000B674E" w:rsidP="00073B05">
      <w:pPr>
        <w:jc w:val="both"/>
        <w:rPr>
          <w:lang w:val="en-GB"/>
        </w:rPr>
      </w:pPr>
      <w:r>
        <w:rPr>
          <w:sz w:val="22"/>
          <w:lang w:val="en-GB"/>
        </w:rPr>
        <w:t>Why was your previous application unsuccessful</w:t>
      </w:r>
      <w:r w:rsidRPr="005B7246">
        <w:rPr>
          <w:sz w:val="22"/>
          <w:lang w:val="en-GB"/>
        </w:rPr>
        <w:t>?</w:t>
      </w:r>
    </w:p>
    <w:p w14:paraId="5EED5F46" w14:textId="77777777" w:rsidR="000B674E" w:rsidRPr="005B7246" w:rsidRDefault="000B674E" w:rsidP="00073B05">
      <w:pPr>
        <w:jc w:val="both"/>
        <w:rPr>
          <w:lang w:val="en-GB"/>
        </w:rPr>
      </w:pPr>
    </w:p>
    <w:p w14:paraId="536CE176" w14:textId="77777777" w:rsidR="000B674E" w:rsidRDefault="000B674E" w:rsidP="00073B05">
      <w:pPr>
        <w:spacing w:after="200"/>
        <w:jc w:val="both"/>
        <w:rPr>
          <w:lang w:val="en-GB"/>
        </w:rPr>
      </w:pPr>
      <w:r w:rsidRPr="005B7246">
        <w:rPr>
          <w:sz w:val="22"/>
          <w:lang w:val="en-GB"/>
        </w:rPr>
        <w:t xml:space="preserve">Please provide details on the improvements </w:t>
      </w:r>
      <w:r>
        <w:rPr>
          <w:sz w:val="22"/>
          <w:lang w:val="en-GB"/>
        </w:rPr>
        <w:t xml:space="preserve">and upgrades made in comparison. </w:t>
      </w:r>
    </w:p>
    <w:p w14:paraId="13124E53" w14:textId="77777777" w:rsidR="000B674E" w:rsidRDefault="000B674E" w:rsidP="00073B05">
      <w:pPr>
        <w:spacing w:after="120" w:line="259" w:lineRule="auto"/>
        <w:jc w:val="both"/>
        <w:rPr>
          <w:lang w:val="en-GB"/>
        </w:rPr>
      </w:pPr>
      <w:r>
        <w:rPr>
          <w:sz w:val="22"/>
          <w:highlight w:val="yellow"/>
        </w:rPr>
        <w:t>Not applicable. To the best of the team's knowledge this is the first application submitted under the NTUitive Gap Fund scheme. To be confirmed; if an earlier application was submitted, the outcome, the stage at which it was not taken forward, and the improvements made since should be described here.</w:t>
      </w:r>
    </w:p>
    <w:p w14:paraId="4053938E" w14:textId="77777777" w:rsidR="000B674E" w:rsidRPr="000B674E" w:rsidRDefault="000B674E" w:rsidP="00073B05">
      <w:pPr>
        <w:jc w:val="both"/>
        <w:rPr>
          <w:b/>
          <w:sz w:val="28"/>
          <w:szCs w:val="28"/>
          <w:lang w:val="en-GB"/>
        </w:rPr>
        <w:pPrChange w:id="935" w:author="Li Jianfeng" w:date="2026-09-02T16:59:00Z" w16du:dateUtc="2026-09-02T08:59:00Z">
          <w:pPr/>
        </w:pPrChange>
      </w:pPr>
    </w:p>
    <w:p w14:paraId="61507A69" w14:textId="77777777" w:rsidR="000B674E" w:rsidRPr="000B674E" w:rsidRDefault="000B674E" w:rsidP="00073B05">
      <w:pPr>
        <w:jc w:val="both"/>
        <w:rPr>
          <w:b/>
          <w:sz w:val="28"/>
          <w:szCs w:val="28"/>
        </w:rPr>
        <w:pPrChange w:id="936" w:author="Li Jianfeng" w:date="2026-09-02T16:59:00Z" w16du:dateUtc="2026-09-02T08:59:00Z">
          <w:pPr/>
        </w:pPrChange>
      </w:pPr>
    </w:p>
    <w:p w14:paraId="67750774" w14:textId="77777777" w:rsidR="000B674E" w:rsidRPr="004257CD" w:rsidRDefault="000B674E" w:rsidP="00073B05">
      <w:pPr>
        <w:pStyle w:val="aa"/>
        <w:numPr>
          <w:ilvl w:val="0"/>
          <w:numId w:val="16"/>
        </w:numPr>
        <w:ind w:hanging="720"/>
        <w:jc w:val="both"/>
        <w:rPr>
          <w:b/>
          <w:sz w:val="28"/>
          <w:szCs w:val="28"/>
        </w:rPr>
      </w:pPr>
      <w:r>
        <w:rPr>
          <w:b/>
          <w:sz w:val="22"/>
          <w:szCs w:val="28"/>
        </w:rPr>
        <w:t>Declaration by Principal Investigator</w:t>
      </w:r>
    </w:p>
    <w:p w14:paraId="0FABC9E8" w14:textId="77777777" w:rsidR="006649B7" w:rsidRPr="005B7246" w:rsidRDefault="006649B7" w:rsidP="00073B05">
      <w:pPr>
        <w:jc w:val="both"/>
        <w:rPr>
          <w:lang w:val="en-GB"/>
        </w:rPr>
      </w:pPr>
    </w:p>
    <w:p w14:paraId="4C6D77D0" w14:textId="77777777" w:rsidR="004257CD" w:rsidRPr="000B674E" w:rsidRDefault="000B674E" w:rsidP="00073B05">
      <w:pPr>
        <w:spacing w:after="80"/>
        <w:jc w:val="both"/>
        <w:rPr>
          <w:iCs/>
          <w:lang w:val="en-GB"/>
        </w:rPr>
      </w:pPr>
      <w:r w:rsidRPr="000B674E">
        <w:rPr>
          <w:iCs/>
          <w:sz w:val="22"/>
        </w:rPr>
        <w:lastRenderedPageBreak/>
        <w:t xml:space="preserve">I declare that all the above information provided is true and complete to the best of my knowledge.  </w:t>
      </w:r>
    </w:p>
    <w:p w14:paraId="1E9A38B0" w14:textId="77777777" w:rsidR="002F6BA7" w:rsidRDefault="002F6BA7" w:rsidP="00073B05">
      <w:pPr>
        <w:jc w:val="both"/>
        <w:rPr>
          <w:lang w:val="en-GB"/>
        </w:rPr>
      </w:pPr>
    </w:p>
    <w:tbl>
      <w:tblPr>
        <w:tblStyle w:val="a7"/>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7"/>
        <w:gridCol w:w="1559"/>
        <w:gridCol w:w="2977"/>
      </w:tblGrid>
      <w:tr w:rsidR="00032DAA" w:rsidRPr="00032DAA" w14:paraId="45552CDE" w14:textId="77777777" w:rsidTr="00822801">
        <w:trPr>
          <w:trHeight w:val="1535"/>
        </w:trPr>
        <w:tc>
          <w:tcPr>
            <w:tcW w:w="4957" w:type="dxa"/>
            <w:tcBorders>
              <w:bottom w:val="single" w:sz="4" w:space="0" w:color="auto"/>
            </w:tcBorders>
          </w:tcPr>
          <w:p w14:paraId="1D7D6E6A" w14:textId="77777777" w:rsidR="00032DAA" w:rsidRPr="00032DAA" w:rsidRDefault="00032DAA" w:rsidP="00073B05">
            <w:pPr>
              <w:spacing w:after="40"/>
              <w:jc w:val="both"/>
              <w:rPr>
                <w:sz w:val="24"/>
                <w:szCs w:val="24"/>
              </w:rPr>
              <w:pPrChange w:id="937" w:author="Li Jianfeng" w:date="2026-09-02T16:59:00Z" w16du:dateUtc="2026-09-02T08:59:00Z">
                <w:pPr>
                  <w:spacing w:after="40"/>
                </w:pPr>
              </w:pPrChange>
            </w:pPr>
          </w:p>
          <w:p w14:paraId="70018E01" w14:textId="77777777" w:rsidR="00032DAA" w:rsidRPr="00032DAA" w:rsidRDefault="00032DAA" w:rsidP="00073B05">
            <w:pPr>
              <w:spacing w:after="40"/>
              <w:jc w:val="both"/>
              <w:rPr>
                <w:sz w:val="24"/>
                <w:szCs w:val="24"/>
              </w:rPr>
              <w:pPrChange w:id="938" w:author="Li Jianfeng" w:date="2026-09-02T16:59:00Z" w16du:dateUtc="2026-09-02T08:59:00Z">
                <w:pPr>
                  <w:spacing w:after="40"/>
                </w:pPr>
              </w:pPrChange>
            </w:pPr>
          </w:p>
        </w:tc>
        <w:tc>
          <w:tcPr>
            <w:tcW w:w="1559" w:type="dxa"/>
          </w:tcPr>
          <w:p w14:paraId="06B1B0BB" w14:textId="77777777" w:rsidR="00032DAA" w:rsidRPr="00032DAA" w:rsidRDefault="00032DAA" w:rsidP="00073B05">
            <w:pPr>
              <w:spacing w:after="40"/>
              <w:jc w:val="both"/>
              <w:rPr>
                <w:sz w:val="24"/>
                <w:szCs w:val="24"/>
              </w:rPr>
            </w:pPr>
          </w:p>
        </w:tc>
        <w:tc>
          <w:tcPr>
            <w:tcW w:w="2977" w:type="dxa"/>
            <w:tcBorders>
              <w:bottom w:val="single" w:sz="4" w:space="0" w:color="auto"/>
            </w:tcBorders>
          </w:tcPr>
          <w:p w14:paraId="69D5ACDB" w14:textId="77777777" w:rsidR="00032DAA" w:rsidRPr="00032DAA" w:rsidRDefault="00032DAA" w:rsidP="00073B05">
            <w:pPr>
              <w:spacing w:after="40"/>
              <w:jc w:val="both"/>
              <w:rPr>
                <w:sz w:val="24"/>
                <w:szCs w:val="24"/>
              </w:rPr>
              <w:pPrChange w:id="939" w:author="Li Jianfeng" w:date="2026-09-02T16:59:00Z" w16du:dateUtc="2026-09-02T08:59:00Z">
                <w:pPr>
                  <w:spacing w:after="40"/>
                </w:pPr>
              </w:pPrChange>
            </w:pPr>
          </w:p>
        </w:tc>
      </w:tr>
      <w:tr w:rsidR="00032DAA" w:rsidRPr="00032DAA" w14:paraId="1156ACBA" w14:textId="77777777" w:rsidTr="00032DAA">
        <w:trPr>
          <w:trHeight w:val="485"/>
        </w:trPr>
        <w:tc>
          <w:tcPr>
            <w:tcW w:w="4957" w:type="dxa"/>
            <w:tcBorders>
              <w:top w:val="single" w:sz="4" w:space="0" w:color="auto"/>
            </w:tcBorders>
          </w:tcPr>
          <w:p w14:paraId="6FA71C48" w14:textId="77777777" w:rsidR="00032DAA" w:rsidRPr="00032DAA" w:rsidRDefault="00032DAA" w:rsidP="00073B05">
            <w:pPr>
              <w:spacing w:after="40"/>
              <w:jc w:val="both"/>
              <w:rPr>
                <w:sz w:val="24"/>
                <w:szCs w:val="24"/>
              </w:rPr>
              <w:pPrChange w:id="940" w:author="Li Jianfeng" w:date="2026-09-02T16:59:00Z" w16du:dateUtc="2026-09-02T08:59:00Z">
                <w:pPr>
                  <w:spacing w:after="40"/>
                  <w:jc w:val="center"/>
                </w:pPr>
              </w:pPrChange>
            </w:pPr>
            <w:r w:rsidRPr="00032DAA">
              <w:rPr>
                <w:sz w:val="18"/>
                <w:szCs w:val="24"/>
              </w:rPr>
              <w:t xml:space="preserve">Name and Signature of </w:t>
            </w:r>
            <w:r w:rsidR="00822801">
              <w:rPr>
                <w:sz w:val="18"/>
                <w:szCs w:val="24"/>
              </w:rPr>
              <w:t>Principal Investigator</w:t>
            </w:r>
          </w:p>
        </w:tc>
        <w:tc>
          <w:tcPr>
            <w:tcW w:w="1559" w:type="dxa"/>
          </w:tcPr>
          <w:p w14:paraId="78F4FBFA" w14:textId="77777777" w:rsidR="00032DAA" w:rsidRPr="00032DAA" w:rsidRDefault="00032DAA" w:rsidP="00073B05">
            <w:pPr>
              <w:spacing w:after="40"/>
              <w:jc w:val="both"/>
              <w:rPr>
                <w:sz w:val="24"/>
                <w:szCs w:val="24"/>
              </w:rPr>
              <w:pPrChange w:id="941" w:author="Li Jianfeng" w:date="2026-09-02T16:59:00Z" w16du:dateUtc="2026-09-02T08:59:00Z">
                <w:pPr>
                  <w:spacing w:after="40"/>
                  <w:jc w:val="center"/>
                </w:pPr>
              </w:pPrChange>
            </w:pPr>
          </w:p>
        </w:tc>
        <w:tc>
          <w:tcPr>
            <w:tcW w:w="2977" w:type="dxa"/>
            <w:tcBorders>
              <w:top w:val="single" w:sz="4" w:space="0" w:color="auto"/>
            </w:tcBorders>
          </w:tcPr>
          <w:p w14:paraId="69738F8B" w14:textId="77777777" w:rsidR="00032DAA" w:rsidRPr="00032DAA" w:rsidRDefault="00032DAA" w:rsidP="00073B05">
            <w:pPr>
              <w:spacing w:after="40"/>
              <w:jc w:val="both"/>
              <w:rPr>
                <w:sz w:val="24"/>
                <w:szCs w:val="24"/>
              </w:rPr>
              <w:pPrChange w:id="942" w:author="Li Jianfeng" w:date="2026-09-02T16:59:00Z" w16du:dateUtc="2026-09-02T08:59:00Z">
                <w:pPr>
                  <w:spacing w:after="40"/>
                  <w:jc w:val="center"/>
                </w:pPr>
              </w:pPrChange>
            </w:pPr>
            <w:r w:rsidRPr="00032DAA">
              <w:rPr>
                <w:sz w:val="18"/>
                <w:szCs w:val="24"/>
              </w:rPr>
              <w:t>Date</w:t>
            </w:r>
          </w:p>
        </w:tc>
      </w:tr>
    </w:tbl>
    <w:p w14:paraId="452D1E42" w14:textId="77777777" w:rsidR="000B674E" w:rsidRDefault="000B674E" w:rsidP="00073B05">
      <w:pPr>
        <w:ind w:left="709" w:hanging="709"/>
        <w:jc w:val="both"/>
        <w:rPr>
          <w:sz w:val="28"/>
          <w:szCs w:val="28"/>
          <w:lang w:val="en-GB"/>
        </w:rPr>
      </w:pPr>
    </w:p>
    <w:p w14:paraId="6EEE96C7" w14:textId="77777777" w:rsidR="00822801" w:rsidRPr="000B674E" w:rsidRDefault="00822801" w:rsidP="00073B05">
      <w:pPr>
        <w:ind w:left="709" w:hanging="709"/>
        <w:jc w:val="both"/>
        <w:rPr>
          <w:sz w:val="28"/>
          <w:szCs w:val="28"/>
          <w:lang w:val="en-GB"/>
        </w:rPr>
      </w:pPr>
    </w:p>
    <w:p w14:paraId="521B3119" w14:textId="77777777" w:rsidR="00032DAA" w:rsidRDefault="00000000" w:rsidP="00073B05">
      <w:pPr>
        <w:spacing w:after="80"/>
        <w:ind w:left="392" w:hanging="392"/>
        <w:jc w:val="both"/>
      </w:pPr>
      <w:sdt>
        <w:sdtPr>
          <w:rPr>
            <w:sz w:val="28"/>
            <w:szCs w:val="28"/>
          </w:rPr>
          <w:id w:val="831731642"/>
          <w14:checkbox>
            <w14:checked w14:val="0"/>
            <w14:checkedState w14:val="2611" w14:font="Aptos Narrow"/>
            <w14:uncheckedState w14:val="2610" w14:font="MS Gothic"/>
          </w14:checkbox>
        </w:sdtPr>
        <w:sdtContent>
          <w:r w:rsidR="008735E6">
            <w:rPr>
              <w:rFonts w:hint="eastAsia"/>
              <w:sz w:val="28"/>
              <w:szCs w:val="28"/>
            </w:rPr>
            <w:t>☐</w:t>
          </w:r>
        </w:sdtContent>
      </w:sdt>
      <w:r w:rsidR="00A96FFF">
        <w:rPr>
          <w:sz w:val="22"/>
        </w:rPr>
        <w:t xml:space="preserve"> </w:t>
      </w:r>
      <w:r w:rsidR="008014C9" w:rsidRPr="008014C9">
        <w:rPr>
          <w:sz w:val="22"/>
        </w:rPr>
        <w:t xml:space="preserve">Please tick if you are </w:t>
      </w:r>
      <w:r w:rsidR="000E2458">
        <w:rPr>
          <w:sz w:val="22"/>
        </w:rPr>
        <w:t xml:space="preserve">a </w:t>
      </w:r>
      <w:r w:rsidR="008014C9" w:rsidRPr="008014C9">
        <w:rPr>
          <w:sz w:val="22"/>
        </w:rPr>
        <w:t>research staff. Your supervisor’s endorsement of your application as Principal Investigator is required below.</w:t>
      </w:r>
    </w:p>
    <w:p w14:paraId="78377FFE" w14:textId="77777777" w:rsidR="008735E6" w:rsidRDefault="008735E6" w:rsidP="00073B05">
      <w:pPr>
        <w:ind w:left="392" w:hanging="392"/>
        <w:jc w:val="both"/>
        <w:pPrChange w:id="943" w:author="Li Jianfeng" w:date="2026-09-02T16:59:00Z" w16du:dateUtc="2026-09-02T08:59:00Z">
          <w:pPr>
            <w:ind w:left="392" w:hanging="392"/>
          </w:pPr>
        </w:pPrChange>
      </w:pPr>
    </w:p>
    <w:p w14:paraId="04363368" w14:textId="77777777" w:rsidR="008735E6" w:rsidRDefault="00000000" w:rsidP="00073B05">
      <w:pPr>
        <w:spacing w:after="80"/>
        <w:ind w:left="392" w:hanging="392"/>
        <w:jc w:val="both"/>
        <w:rPr>
          <w:b/>
          <w:sz w:val="28"/>
          <w:szCs w:val="28"/>
          <w:lang w:val="en-GB"/>
        </w:rPr>
      </w:pPr>
      <w:sdt>
        <w:sdtPr>
          <w:rPr>
            <w:sz w:val="28"/>
            <w:szCs w:val="28"/>
          </w:rPr>
          <w:id w:val="-1579584192"/>
          <w14:checkbox>
            <w14:checked w14:val="0"/>
            <w14:checkedState w14:val="2611" w14:font="Aptos Narrow"/>
            <w14:uncheckedState w14:val="2610" w14:font="MS Gothic"/>
          </w14:checkbox>
        </w:sdtPr>
        <w:sdtContent>
          <w:r w:rsidR="007427D6">
            <w:rPr>
              <w:rFonts w:hint="eastAsia"/>
              <w:sz w:val="28"/>
              <w:szCs w:val="28"/>
            </w:rPr>
            <w:t>☐</w:t>
          </w:r>
        </w:sdtContent>
      </w:sdt>
      <w:r w:rsidR="008735E6">
        <w:rPr>
          <w:sz w:val="22"/>
        </w:rPr>
        <w:t xml:space="preserve"> </w:t>
      </w:r>
      <w:r w:rsidR="008735E6" w:rsidRPr="008014C9">
        <w:rPr>
          <w:sz w:val="22"/>
        </w:rPr>
        <w:t xml:space="preserve">Please tick if you are </w:t>
      </w:r>
      <w:r w:rsidR="008735E6">
        <w:rPr>
          <w:sz w:val="22"/>
        </w:rPr>
        <w:t>a PhD student</w:t>
      </w:r>
      <w:r w:rsidR="008735E6" w:rsidRPr="008014C9">
        <w:rPr>
          <w:sz w:val="22"/>
        </w:rPr>
        <w:t xml:space="preserve">. </w:t>
      </w:r>
      <w:r w:rsidR="008735E6">
        <w:rPr>
          <w:sz w:val="22"/>
        </w:rPr>
        <w:t xml:space="preserve">I confirm that my scholarship </w:t>
      </w:r>
      <w:r w:rsidR="00FE297B">
        <w:rPr>
          <w:sz w:val="22"/>
        </w:rPr>
        <w:t>allows</w:t>
      </w:r>
      <w:r w:rsidR="008735E6">
        <w:rPr>
          <w:sz w:val="22"/>
        </w:rPr>
        <w:t xml:space="preserve"> me to participate in this POC project</w:t>
      </w:r>
      <w:r w:rsidR="00FE297B">
        <w:rPr>
          <w:sz w:val="22"/>
        </w:rPr>
        <w:t xml:space="preserve">, and I will remain </w:t>
      </w:r>
      <w:r w:rsidR="00941A4F">
        <w:rPr>
          <w:sz w:val="22"/>
        </w:rPr>
        <w:t>in NTU</w:t>
      </w:r>
      <w:r w:rsidR="00FE297B">
        <w:rPr>
          <w:sz w:val="22"/>
        </w:rPr>
        <w:t xml:space="preserve"> until its completion.</w:t>
      </w:r>
      <w:r w:rsidR="008735E6">
        <w:rPr>
          <w:sz w:val="22"/>
        </w:rPr>
        <w:t xml:space="preserve"> </w:t>
      </w:r>
      <w:r w:rsidR="008735E6" w:rsidRPr="008014C9">
        <w:rPr>
          <w:sz w:val="22"/>
        </w:rPr>
        <w:t>Your supervisor’s endorsement of your application as Principal Investigator is required below.</w:t>
      </w:r>
    </w:p>
    <w:p w14:paraId="2E5EC146" w14:textId="77777777" w:rsidR="008735E6" w:rsidRDefault="008735E6" w:rsidP="00073B05">
      <w:pPr>
        <w:ind w:left="392" w:hanging="392"/>
        <w:jc w:val="both"/>
        <w:rPr>
          <w:b/>
          <w:sz w:val="28"/>
          <w:szCs w:val="28"/>
          <w:lang w:val="en-GB"/>
        </w:rPr>
        <w:pPrChange w:id="944" w:author="Li Jianfeng" w:date="2026-09-02T16:59:00Z" w16du:dateUtc="2026-09-02T08:59:00Z">
          <w:pPr>
            <w:ind w:left="392" w:hanging="392"/>
          </w:pPr>
        </w:pPrChange>
      </w:pPr>
    </w:p>
    <w:tbl>
      <w:tblPr>
        <w:tblStyle w:val="a7"/>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7"/>
        <w:gridCol w:w="1559"/>
        <w:gridCol w:w="2977"/>
      </w:tblGrid>
      <w:tr w:rsidR="00822801" w:rsidRPr="00032DAA" w14:paraId="2B0AF4E5" w14:textId="77777777" w:rsidTr="008F093C">
        <w:trPr>
          <w:trHeight w:val="1535"/>
        </w:trPr>
        <w:tc>
          <w:tcPr>
            <w:tcW w:w="4957" w:type="dxa"/>
            <w:tcBorders>
              <w:bottom w:val="single" w:sz="4" w:space="0" w:color="auto"/>
            </w:tcBorders>
          </w:tcPr>
          <w:p w14:paraId="04295F84" w14:textId="77777777" w:rsidR="00822801" w:rsidRPr="00032DAA" w:rsidRDefault="00822801" w:rsidP="00073B05">
            <w:pPr>
              <w:spacing w:after="40"/>
              <w:jc w:val="both"/>
              <w:rPr>
                <w:sz w:val="24"/>
                <w:szCs w:val="24"/>
              </w:rPr>
              <w:pPrChange w:id="945" w:author="Li Jianfeng" w:date="2026-09-02T16:59:00Z" w16du:dateUtc="2026-09-02T08:59:00Z">
                <w:pPr>
                  <w:spacing w:after="40"/>
                </w:pPr>
              </w:pPrChange>
            </w:pPr>
          </w:p>
          <w:p w14:paraId="42421090" w14:textId="77777777" w:rsidR="00822801" w:rsidRPr="00032DAA" w:rsidRDefault="00822801" w:rsidP="00073B05">
            <w:pPr>
              <w:spacing w:after="40"/>
              <w:jc w:val="both"/>
              <w:rPr>
                <w:sz w:val="24"/>
                <w:szCs w:val="24"/>
              </w:rPr>
              <w:pPrChange w:id="946" w:author="Li Jianfeng" w:date="2026-09-02T16:59:00Z" w16du:dateUtc="2026-09-02T08:59:00Z">
                <w:pPr>
                  <w:spacing w:after="40"/>
                </w:pPr>
              </w:pPrChange>
            </w:pPr>
          </w:p>
        </w:tc>
        <w:tc>
          <w:tcPr>
            <w:tcW w:w="1559" w:type="dxa"/>
          </w:tcPr>
          <w:p w14:paraId="7B823455" w14:textId="77777777" w:rsidR="00822801" w:rsidRPr="00032DAA" w:rsidRDefault="00822801" w:rsidP="00073B05">
            <w:pPr>
              <w:spacing w:after="40"/>
              <w:jc w:val="both"/>
              <w:rPr>
                <w:sz w:val="24"/>
                <w:szCs w:val="24"/>
              </w:rPr>
            </w:pPr>
          </w:p>
        </w:tc>
        <w:tc>
          <w:tcPr>
            <w:tcW w:w="2977" w:type="dxa"/>
            <w:tcBorders>
              <w:bottom w:val="single" w:sz="4" w:space="0" w:color="auto"/>
            </w:tcBorders>
          </w:tcPr>
          <w:p w14:paraId="4D1EA0C8" w14:textId="77777777" w:rsidR="00822801" w:rsidRPr="00032DAA" w:rsidRDefault="00822801" w:rsidP="00073B05">
            <w:pPr>
              <w:spacing w:after="40"/>
              <w:jc w:val="both"/>
              <w:rPr>
                <w:sz w:val="24"/>
                <w:szCs w:val="24"/>
              </w:rPr>
              <w:pPrChange w:id="947" w:author="Li Jianfeng" w:date="2026-09-02T16:59:00Z" w16du:dateUtc="2026-09-02T08:59:00Z">
                <w:pPr>
                  <w:spacing w:after="40"/>
                </w:pPr>
              </w:pPrChange>
            </w:pPr>
          </w:p>
        </w:tc>
      </w:tr>
      <w:tr w:rsidR="00822801" w:rsidRPr="00032DAA" w14:paraId="77504D30" w14:textId="77777777" w:rsidTr="008F093C">
        <w:trPr>
          <w:trHeight w:val="485"/>
        </w:trPr>
        <w:tc>
          <w:tcPr>
            <w:tcW w:w="4957" w:type="dxa"/>
            <w:tcBorders>
              <w:top w:val="single" w:sz="4" w:space="0" w:color="auto"/>
            </w:tcBorders>
          </w:tcPr>
          <w:p w14:paraId="5E61BFAB" w14:textId="77777777" w:rsidR="00822801" w:rsidRPr="00032DAA" w:rsidRDefault="00822801" w:rsidP="00073B05">
            <w:pPr>
              <w:spacing w:after="40"/>
              <w:jc w:val="both"/>
              <w:rPr>
                <w:sz w:val="24"/>
                <w:szCs w:val="24"/>
              </w:rPr>
              <w:pPrChange w:id="948" w:author="Li Jianfeng" w:date="2026-09-02T16:59:00Z" w16du:dateUtc="2026-09-02T08:59:00Z">
                <w:pPr>
                  <w:spacing w:after="40"/>
                  <w:jc w:val="center"/>
                </w:pPr>
              </w:pPrChange>
            </w:pPr>
            <w:r w:rsidRPr="00032DAA">
              <w:rPr>
                <w:sz w:val="18"/>
                <w:szCs w:val="24"/>
              </w:rPr>
              <w:t xml:space="preserve">Name and Signature of </w:t>
            </w:r>
            <w:r>
              <w:rPr>
                <w:sz w:val="18"/>
                <w:szCs w:val="24"/>
              </w:rPr>
              <w:t>Supervisor (Faculty)</w:t>
            </w:r>
          </w:p>
        </w:tc>
        <w:tc>
          <w:tcPr>
            <w:tcW w:w="1559" w:type="dxa"/>
          </w:tcPr>
          <w:p w14:paraId="6702F216" w14:textId="77777777" w:rsidR="00822801" w:rsidRPr="00032DAA" w:rsidRDefault="00822801" w:rsidP="00073B05">
            <w:pPr>
              <w:spacing w:after="40"/>
              <w:jc w:val="both"/>
              <w:rPr>
                <w:sz w:val="24"/>
                <w:szCs w:val="24"/>
              </w:rPr>
              <w:pPrChange w:id="949" w:author="Li Jianfeng" w:date="2026-09-02T16:59:00Z" w16du:dateUtc="2026-09-02T08:59:00Z">
                <w:pPr>
                  <w:spacing w:after="40"/>
                  <w:jc w:val="center"/>
                </w:pPr>
              </w:pPrChange>
            </w:pPr>
          </w:p>
        </w:tc>
        <w:tc>
          <w:tcPr>
            <w:tcW w:w="2977" w:type="dxa"/>
            <w:tcBorders>
              <w:top w:val="single" w:sz="4" w:space="0" w:color="auto"/>
            </w:tcBorders>
          </w:tcPr>
          <w:p w14:paraId="770E3691" w14:textId="77777777" w:rsidR="00822801" w:rsidRPr="00032DAA" w:rsidRDefault="00822801" w:rsidP="00073B05">
            <w:pPr>
              <w:spacing w:after="40"/>
              <w:jc w:val="both"/>
              <w:rPr>
                <w:sz w:val="24"/>
                <w:szCs w:val="24"/>
              </w:rPr>
              <w:pPrChange w:id="950" w:author="Li Jianfeng" w:date="2026-09-02T16:59:00Z" w16du:dateUtc="2026-09-02T08:59:00Z">
                <w:pPr>
                  <w:spacing w:after="40"/>
                  <w:jc w:val="center"/>
                </w:pPr>
              </w:pPrChange>
            </w:pPr>
            <w:r w:rsidRPr="00032DAA">
              <w:rPr>
                <w:sz w:val="18"/>
                <w:szCs w:val="24"/>
              </w:rPr>
              <w:t>Date</w:t>
            </w:r>
          </w:p>
        </w:tc>
      </w:tr>
    </w:tbl>
    <w:p w14:paraId="5EAE15A9" w14:textId="77777777" w:rsidR="000B674E" w:rsidRDefault="000B674E" w:rsidP="00073B05">
      <w:pPr>
        <w:jc w:val="both"/>
        <w:rPr>
          <w:b/>
          <w:sz w:val="28"/>
          <w:szCs w:val="28"/>
          <w:lang w:val="en-GB"/>
        </w:rPr>
        <w:pPrChange w:id="951" w:author="Li Jianfeng" w:date="2026-09-02T16:59:00Z" w16du:dateUtc="2026-09-02T08:59:00Z">
          <w:pPr/>
        </w:pPrChange>
      </w:pPr>
      <w:r>
        <w:rPr>
          <w:b/>
          <w:sz w:val="22"/>
          <w:szCs w:val="28"/>
          <w:lang w:val="en-GB"/>
        </w:rPr>
        <w:br w:type="page"/>
      </w:r>
    </w:p>
    <w:p w14:paraId="5781CB89" w14:textId="77777777" w:rsidR="004257CD" w:rsidRDefault="004257CD" w:rsidP="00073B05">
      <w:pPr>
        <w:jc w:val="both"/>
        <w:rPr>
          <w:b/>
          <w:lang w:val="en-GB"/>
        </w:rPr>
      </w:pPr>
      <w:r w:rsidRPr="004257CD">
        <w:rPr>
          <w:b/>
          <w:sz w:val="22"/>
          <w:szCs w:val="28"/>
          <w:lang w:val="en-GB"/>
        </w:rPr>
        <w:lastRenderedPageBreak/>
        <w:t>ANNEX A</w:t>
      </w:r>
    </w:p>
    <w:p w14:paraId="296A2A20" w14:textId="77777777" w:rsidR="004257CD" w:rsidRDefault="004257CD" w:rsidP="00073B05">
      <w:pPr>
        <w:jc w:val="both"/>
        <w:rPr>
          <w:lang w:val="en-GB"/>
        </w:rPr>
      </w:pPr>
    </w:p>
    <w:p w14:paraId="68DEE1EB" w14:textId="77777777" w:rsidR="004257CD" w:rsidRPr="004257CD" w:rsidRDefault="006419F0" w:rsidP="00073B05">
      <w:pPr>
        <w:spacing w:after="80"/>
        <w:jc w:val="both"/>
        <w:rPr>
          <w:lang w:val="en-GB"/>
        </w:rPr>
      </w:pPr>
      <w:r>
        <w:rPr>
          <w:sz w:val="22"/>
          <w:lang w:val="en-GB"/>
        </w:rPr>
        <w:t xml:space="preserve">It is compulsory to </w:t>
      </w:r>
      <w:r w:rsidR="004257CD" w:rsidRPr="004257CD">
        <w:rPr>
          <w:sz w:val="22"/>
          <w:lang w:val="en-GB"/>
        </w:rPr>
        <w:t>fill in the Business Model Canvas</w:t>
      </w:r>
      <w:r>
        <w:rPr>
          <w:sz w:val="22"/>
          <w:lang w:val="en-GB"/>
        </w:rPr>
        <w:t xml:space="preserve"> for your project</w:t>
      </w:r>
      <w:r w:rsidR="004257CD">
        <w:rPr>
          <w:sz w:val="22"/>
          <w:lang w:val="en-GB"/>
        </w:rPr>
        <w:t xml:space="preserve">. </w:t>
      </w:r>
      <w:r>
        <w:rPr>
          <w:sz w:val="22"/>
          <w:lang w:val="en-GB"/>
        </w:rPr>
        <w:t>You may submit in a separate sheet due to space constraint.</w:t>
      </w:r>
    </w:p>
    <w:p w14:paraId="498DDB79" w14:textId="77777777" w:rsidR="004257CD" w:rsidRDefault="004257CD" w:rsidP="00073B05">
      <w:pPr>
        <w:jc w:val="both"/>
        <w:rPr>
          <w:b/>
          <w:lang w:val="en-GB"/>
        </w:rPr>
      </w:pPr>
    </w:p>
    <w:p w14:paraId="62298866" w14:textId="77777777" w:rsidR="006419F0" w:rsidRDefault="006419F0" w:rsidP="00073B05">
      <w:pPr>
        <w:jc w:val="both"/>
        <w:rPr>
          <w:b/>
          <w:sz w:val="28"/>
          <w:szCs w:val="28"/>
          <w:lang w:val="en-GB"/>
        </w:rPr>
      </w:pPr>
      <w:r>
        <w:rPr>
          <w:b/>
          <w:sz w:val="22"/>
        </w:rPr>
        <w:t>Designed for: Event &amp; Anomaly Capture: Smart Adaptive Wake-Up Module for Resource-Constrained Monitoring Systems</w:t>
      </w:r>
    </w:p>
    <w:p w14:paraId="6E6289EB" w14:textId="55CAED26" w:rsidR="006419F0" w:rsidRPr="00E47817" w:rsidRDefault="00E47817" w:rsidP="00E47817">
      <w:pPr>
        <w:jc w:val="center"/>
        <w:rPr>
          <w:rFonts w:eastAsiaTheme="minorEastAsia" w:hint="eastAsia"/>
          <w:bCs/>
          <w:i/>
          <w:lang w:val="en-GB"/>
          <w:rPrChange w:id="952" w:author="Li Jianfeng" w:date="2026-09-02T17:00:00Z" w16du:dateUtc="2026-09-02T09:00:00Z">
            <w:rPr>
              <w:b/>
              <w:sz w:val="28"/>
              <w:szCs w:val="28"/>
              <w:lang w:val="en-GB"/>
            </w:rPr>
          </w:rPrChange>
        </w:rPr>
        <w:pPrChange w:id="953" w:author="Li Jianfeng" w:date="2026-09-02T17:00:00Z" w16du:dateUtc="2026-09-02T09:00:00Z">
          <w:pPr/>
        </w:pPrChange>
      </w:pPr>
      <w:ins w:id="954" w:author="Li Jianfeng" w:date="2026-09-02T17:00:00Z" w16du:dateUtc="2026-09-02T09:00:00Z">
        <w:r>
          <w:rPr>
            <w:rFonts w:eastAsiaTheme="minorEastAsia" w:hint="eastAsia"/>
            <w:bCs/>
            <w:i/>
            <w:lang w:val="en-GB"/>
          </w:rPr>
          <w:t>Table X</w:t>
        </w:r>
      </w:ins>
    </w:p>
    <w:tbl>
      <w:tblPr>
        <w:tblStyle w:val="a7"/>
        <w:tblW w:w="9634" w:type="dxa"/>
        <w:tblLayout w:type="fixed"/>
        <w:tblLook w:val="04A0" w:firstRow="1" w:lastRow="0" w:firstColumn="1" w:lastColumn="0" w:noHBand="0" w:noVBand="1"/>
        <w:tblPrChange w:id="955" w:author="Li Jianfeng" w:date="2026-09-02T17:01:00Z" w16du:dateUtc="2026-09-02T09:01:00Z">
          <w:tblPr>
            <w:tblStyle w:val="a7"/>
            <w:tblW w:w="9242" w:type="dxa"/>
            <w:tblLayout w:type="fixed"/>
            <w:tblLook w:val="04A0" w:firstRow="1" w:lastRow="0" w:firstColumn="1" w:lastColumn="0" w:noHBand="0" w:noVBand="1"/>
          </w:tblPr>
        </w:tblPrChange>
      </w:tblPr>
      <w:tblGrid>
        <w:gridCol w:w="1848"/>
        <w:gridCol w:w="1848"/>
        <w:gridCol w:w="926"/>
        <w:gridCol w:w="922"/>
        <w:gridCol w:w="1964"/>
        <w:gridCol w:w="2126"/>
        <w:tblGridChange w:id="956">
          <w:tblGrid>
            <w:gridCol w:w="1848"/>
            <w:gridCol w:w="1848"/>
            <w:gridCol w:w="926"/>
            <w:gridCol w:w="922"/>
            <w:gridCol w:w="1849"/>
            <w:gridCol w:w="115"/>
            <w:gridCol w:w="1734"/>
            <w:gridCol w:w="392"/>
          </w:tblGrid>
        </w:tblGridChange>
      </w:tblGrid>
      <w:tr w:rsidR="006419F0" w14:paraId="3A08C84A" w14:textId="77777777" w:rsidTr="00E47817">
        <w:trPr>
          <w:trHeight w:val="1961"/>
          <w:trPrChange w:id="957" w:author="Li Jianfeng" w:date="2026-09-02T17:01:00Z" w16du:dateUtc="2026-09-02T09:01:00Z">
            <w:trPr>
              <w:gridAfter w:val="0"/>
              <w:trHeight w:val="1961"/>
            </w:trPr>
          </w:trPrChange>
        </w:trPr>
        <w:tc>
          <w:tcPr>
            <w:tcW w:w="1848" w:type="dxa"/>
            <w:vMerge w:val="restart"/>
            <w:tcPrChange w:id="958" w:author="Li Jianfeng" w:date="2026-09-02T17:01:00Z" w16du:dateUtc="2026-09-02T09:01:00Z">
              <w:tcPr>
                <w:tcW w:w="1924" w:type="dxa"/>
                <w:vMerge w:val="restart"/>
              </w:tcPr>
            </w:tcPrChange>
          </w:tcPr>
          <w:p w14:paraId="5551E68B" w14:textId="77777777" w:rsidR="008764D6" w:rsidRDefault="00000000" w:rsidP="00073B05">
            <w:pPr>
              <w:spacing w:after="50"/>
              <w:jc w:val="both"/>
              <w:pPrChange w:id="959" w:author="Li Jianfeng" w:date="2026-09-02T16:59:00Z" w16du:dateUtc="2026-09-02T08:59:00Z">
                <w:pPr>
                  <w:spacing w:after="50"/>
                </w:pPr>
              </w:pPrChange>
            </w:pPr>
            <w:r>
              <w:rPr>
                <w:b/>
                <w:sz w:val="18"/>
              </w:rPr>
              <w:t>Key Partners</w:t>
            </w:r>
          </w:p>
          <w:p w14:paraId="42064B2C" w14:textId="77777777" w:rsidR="008764D6" w:rsidRDefault="00000000" w:rsidP="00073B05">
            <w:pPr>
              <w:spacing w:after="40"/>
              <w:jc w:val="both"/>
              <w:pPrChange w:id="960" w:author="Li Jianfeng" w:date="2026-09-02T16:59:00Z" w16du:dateUtc="2026-09-02T08:59:00Z">
                <w:pPr>
                  <w:spacing w:after="40"/>
                </w:pPr>
              </w:pPrChange>
            </w:pPr>
            <w:r>
              <w:rPr>
                <w:sz w:val="18"/>
              </w:rPr>
              <w:t xml:space="preserve">Monitoring equipment manufacturers with design authority, who embed the module in their own nodes. First-engagement candidates: </w:t>
            </w:r>
            <w:r>
              <w:rPr>
                <w:sz w:val="18"/>
                <w:highlight w:val="yellow"/>
              </w:rPr>
              <w:t>Ackcio, SensingTech, Geokon, Chengdu Zhongke Ce Kong, MATGEO (not confirmed).</w:t>
            </w:r>
          </w:p>
          <w:p w14:paraId="067EA750" w14:textId="77777777" w:rsidR="008764D6" w:rsidRDefault="00000000" w:rsidP="00073B05">
            <w:pPr>
              <w:spacing w:after="40"/>
              <w:jc w:val="both"/>
              <w:pPrChange w:id="961" w:author="Li Jianfeng" w:date="2026-09-02T16:59:00Z" w16du:dateUtc="2026-09-02T08:59:00Z">
                <w:pPr>
                  <w:spacing w:after="40"/>
                </w:pPr>
              </w:pPrChange>
            </w:pPr>
            <w:r>
              <w:rPr>
                <w:sz w:val="18"/>
              </w:rPr>
              <w:t xml:space="preserve">Field users and service providers who validate the buying reason: </w:t>
            </w:r>
            <w:r>
              <w:rPr>
                <w:sz w:val="18"/>
                <w:highlight w:val="yellow"/>
              </w:rPr>
              <w:t>Geomotion, Ryobi-G, Smart Sensing, industrial maintenance teams (not confirmed).</w:t>
            </w:r>
          </w:p>
          <w:p w14:paraId="43E550C0" w14:textId="77777777" w:rsidR="008764D6" w:rsidRDefault="00000000" w:rsidP="00073B05">
            <w:pPr>
              <w:spacing w:after="40"/>
              <w:jc w:val="both"/>
              <w:pPrChange w:id="962" w:author="Li Jianfeng" w:date="2026-09-02T16:59:00Z" w16du:dateUtc="2026-09-02T08:59:00Z">
                <w:pPr>
                  <w:spacing w:after="40"/>
                </w:pPr>
              </w:pPrChange>
            </w:pPr>
            <w:r>
              <w:rPr>
                <w:sz w:val="18"/>
              </w:rPr>
              <w:t>Contract electronics manufacturers for board fabrication and assembly.</w:t>
            </w:r>
          </w:p>
          <w:p w14:paraId="4F57A16D" w14:textId="77777777" w:rsidR="008764D6" w:rsidRDefault="00000000" w:rsidP="00073B05">
            <w:pPr>
              <w:spacing w:after="40"/>
              <w:jc w:val="both"/>
              <w:pPrChange w:id="963" w:author="Li Jianfeng" w:date="2026-09-02T16:59:00Z" w16du:dateUtc="2026-09-02T08:59:00Z">
                <w:pPr>
                  <w:spacing w:after="40"/>
                </w:pPr>
              </w:pPrChange>
            </w:pPr>
            <w:r>
              <w:rPr>
                <w:sz w:val="18"/>
              </w:rPr>
              <w:t>NTUitive, for IP, licensing terms and company-formation assessment.</w:t>
            </w:r>
          </w:p>
          <w:p w14:paraId="6FD8BDF8" w14:textId="77777777" w:rsidR="008764D6" w:rsidRDefault="00000000" w:rsidP="00073B05">
            <w:pPr>
              <w:spacing w:after="40"/>
              <w:jc w:val="both"/>
              <w:pPrChange w:id="964" w:author="Li Jianfeng" w:date="2026-09-02T16:59:00Z" w16du:dateUtc="2026-09-02T08:59:00Z">
                <w:pPr>
                  <w:spacing w:after="40"/>
                </w:pPr>
              </w:pPrChange>
            </w:pPr>
            <w:r>
              <w:rPr>
                <w:sz w:val="18"/>
              </w:rPr>
              <w:t>Distributors and system integrators for Southeast Asia and China.</w:t>
            </w:r>
          </w:p>
        </w:tc>
        <w:tc>
          <w:tcPr>
            <w:tcW w:w="1848" w:type="dxa"/>
            <w:tcPrChange w:id="965" w:author="Li Jianfeng" w:date="2026-09-02T17:01:00Z" w16du:dateUtc="2026-09-02T09:01:00Z">
              <w:tcPr>
                <w:tcW w:w="1924" w:type="dxa"/>
              </w:tcPr>
            </w:tcPrChange>
          </w:tcPr>
          <w:p w14:paraId="68FCB818" w14:textId="77777777" w:rsidR="008764D6" w:rsidRDefault="00000000" w:rsidP="00073B05">
            <w:pPr>
              <w:spacing w:after="50"/>
              <w:jc w:val="both"/>
              <w:pPrChange w:id="966" w:author="Li Jianfeng" w:date="2026-09-02T16:59:00Z" w16du:dateUtc="2026-09-02T08:59:00Z">
                <w:pPr>
                  <w:spacing w:after="50"/>
                </w:pPr>
              </w:pPrChange>
            </w:pPr>
            <w:r>
              <w:rPr>
                <w:b/>
                <w:sz w:val="18"/>
              </w:rPr>
              <w:t>Key Activities</w:t>
            </w:r>
          </w:p>
          <w:p w14:paraId="422F6B3A" w14:textId="77777777" w:rsidR="008764D6" w:rsidRDefault="00000000" w:rsidP="00073B05">
            <w:pPr>
              <w:spacing w:after="40"/>
              <w:jc w:val="both"/>
              <w:pPrChange w:id="967" w:author="Li Jianfeng" w:date="2026-09-02T16:59:00Z" w16du:dateUtc="2026-09-02T08:59:00Z">
                <w:pPr>
                  <w:spacing w:after="40"/>
                </w:pPr>
              </w:pPrChange>
            </w:pPr>
            <w:r>
              <w:rPr>
                <w:sz w:val="18"/>
              </w:rPr>
              <w:t>Module and firmware development: event-driven acquisition path and adaptive triggering layer.</w:t>
            </w:r>
          </w:p>
          <w:p w14:paraId="3031693C" w14:textId="77777777" w:rsidR="008764D6" w:rsidRDefault="00000000" w:rsidP="00073B05">
            <w:pPr>
              <w:spacing w:after="40"/>
              <w:jc w:val="both"/>
              <w:pPrChange w:id="968" w:author="Li Jianfeng" w:date="2026-09-02T16:59:00Z" w16du:dateUtc="2026-09-02T08:59:00Z">
                <w:pPr>
                  <w:spacing w:after="40"/>
                </w:pPr>
              </w:pPrChange>
            </w:pPr>
            <w:r>
              <w:rPr>
                <w:sz w:val="18"/>
              </w:rPr>
              <w:t>Benchmarking against periodic sampling and fixed-threshold triggering.</w:t>
            </w:r>
          </w:p>
          <w:p w14:paraId="729F027A" w14:textId="77777777" w:rsidR="008764D6" w:rsidRDefault="00000000" w:rsidP="00073B05">
            <w:pPr>
              <w:spacing w:after="40"/>
              <w:jc w:val="both"/>
              <w:pPrChange w:id="969" w:author="Li Jianfeng" w:date="2026-09-02T16:59:00Z" w16du:dateUtc="2026-09-02T08:59:00Z">
                <w:pPr>
                  <w:spacing w:after="40"/>
                </w:pPr>
              </w:pPrChange>
            </w:pPr>
            <w:r>
              <w:rPr>
                <w:sz w:val="18"/>
              </w:rPr>
              <w:t>Interface specification, integration support and device-level test guidance.</w:t>
            </w:r>
          </w:p>
          <w:p w14:paraId="592F00CC" w14:textId="77777777" w:rsidR="008764D6" w:rsidRDefault="00000000" w:rsidP="00073B05">
            <w:pPr>
              <w:spacing w:after="40"/>
              <w:jc w:val="both"/>
              <w:pPrChange w:id="970" w:author="Li Jianfeng" w:date="2026-09-02T16:59:00Z" w16du:dateUtc="2026-09-02T08:59:00Z">
                <w:pPr>
                  <w:spacing w:after="40"/>
                </w:pPr>
              </w:pPrChange>
            </w:pPr>
            <w:r>
              <w:rPr>
                <w:sz w:val="18"/>
              </w:rPr>
              <w:t>Pilot deployment and customer discovery.</w:t>
            </w:r>
          </w:p>
          <w:p w14:paraId="7B3E8353" w14:textId="77777777" w:rsidR="008764D6" w:rsidRDefault="00000000" w:rsidP="00073B05">
            <w:pPr>
              <w:spacing w:after="40"/>
              <w:jc w:val="both"/>
              <w:pPrChange w:id="971" w:author="Li Jianfeng" w:date="2026-09-02T16:59:00Z" w16du:dateUtc="2026-09-02T08:59:00Z">
                <w:pPr>
                  <w:spacing w:after="40"/>
                </w:pPr>
              </w:pPrChange>
            </w:pPr>
            <w:r>
              <w:rPr>
                <w:sz w:val="18"/>
              </w:rPr>
              <w:t>IP management and licensing preparation.</w:t>
            </w:r>
          </w:p>
        </w:tc>
        <w:tc>
          <w:tcPr>
            <w:tcW w:w="1848" w:type="dxa"/>
            <w:gridSpan w:val="2"/>
            <w:vMerge w:val="restart"/>
            <w:tcPrChange w:id="972" w:author="Li Jianfeng" w:date="2026-09-02T17:01:00Z" w16du:dateUtc="2026-09-02T09:01:00Z">
              <w:tcPr>
                <w:tcW w:w="1924" w:type="dxa"/>
                <w:gridSpan w:val="2"/>
                <w:vMerge w:val="restart"/>
              </w:tcPr>
            </w:tcPrChange>
          </w:tcPr>
          <w:p w14:paraId="2840F29A" w14:textId="77777777" w:rsidR="008764D6" w:rsidRDefault="00000000" w:rsidP="00073B05">
            <w:pPr>
              <w:spacing w:after="50"/>
              <w:jc w:val="both"/>
              <w:pPrChange w:id="973" w:author="Li Jianfeng" w:date="2026-09-02T16:59:00Z" w16du:dateUtc="2026-09-02T08:59:00Z">
                <w:pPr>
                  <w:spacing w:after="50"/>
                </w:pPr>
              </w:pPrChange>
            </w:pPr>
            <w:r>
              <w:rPr>
                <w:b/>
                <w:sz w:val="18"/>
              </w:rPr>
              <w:t>Value Propositions</w:t>
            </w:r>
          </w:p>
          <w:p w14:paraId="5EA7C3B4" w14:textId="77777777" w:rsidR="008764D6" w:rsidRDefault="00000000" w:rsidP="00073B05">
            <w:pPr>
              <w:spacing w:after="40"/>
              <w:jc w:val="both"/>
              <w:pPrChange w:id="974" w:author="Li Jianfeng" w:date="2026-09-02T16:59:00Z" w16du:dateUtc="2026-09-02T08:59:00Z">
                <w:pPr>
                  <w:spacing w:after="40"/>
                </w:pPr>
              </w:pPrChange>
            </w:pPr>
            <w:r>
              <w:rPr>
                <w:sz w:val="18"/>
              </w:rPr>
              <w:t>Core: limited node resources are spent on the moments that matter. Sudden events and anomalies are captured as completely as possible while false and low-value records are progressively suppressed, with triggering conditions that adapt in the field without a return site visit.</w:t>
            </w:r>
          </w:p>
          <w:p w14:paraId="650BAE59" w14:textId="77777777" w:rsidR="008764D6" w:rsidRDefault="00000000" w:rsidP="00073B05">
            <w:pPr>
              <w:spacing w:after="40"/>
              <w:jc w:val="both"/>
              <w:pPrChange w:id="975" w:author="Li Jianfeng" w:date="2026-09-02T16:59:00Z" w16du:dateUtc="2026-09-02T08:59:00Z">
                <w:pPr>
                  <w:spacing w:after="40"/>
                </w:pPr>
              </w:pPrChange>
            </w:pPr>
            <w:r>
              <w:rPr>
                <w:sz w:val="18"/>
              </w:rPr>
              <w:t>For equipment manufacturers: an event and anomaly capture function added to an existing product line, without designing, tuning and validating the capture workflow from scratch, and without replacing their processor, radio, power design or enclosure.</w:t>
            </w:r>
          </w:p>
          <w:p w14:paraId="0C2C83FF" w14:textId="77777777" w:rsidR="008764D6" w:rsidRDefault="00000000" w:rsidP="00073B05">
            <w:pPr>
              <w:spacing w:after="40"/>
              <w:jc w:val="both"/>
              <w:pPrChange w:id="976" w:author="Li Jianfeng" w:date="2026-09-02T16:59:00Z" w16du:dateUtc="2026-09-02T08:59:00Z">
                <w:pPr>
                  <w:spacing w:after="40"/>
                </w:pPr>
              </w:pPrChange>
            </w:pPr>
            <w:r>
              <w:rPr>
                <w:sz w:val="18"/>
              </w:rPr>
              <w:t>For field users: usable evidence of the critical moment for incident review, maintenance action and complaint response, with less battery, storage, bandwidth and manual review spent on records nobody needs.</w:t>
            </w:r>
          </w:p>
          <w:p w14:paraId="22D08430" w14:textId="77777777" w:rsidR="008764D6" w:rsidRDefault="00000000" w:rsidP="00073B05">
            <w:pPr>
              <w:spacing w:after="40"/>
              <w:jc w:val="both"/>
              <w:pPrChange w:id="977" w:author="Li Jianfeng" w:date="2026-09-02T16:59:00Z" w16du:dateUtc="2026-09-02T08:59:00Z">
                <w:pPr>
                  <w:spacing w:after="40"/>
                </w:pPr>
              </w:pPrChange>
            </w:pPr>
            <w:r>
              <w:rPr>
                <w:sz w:val="18"/>
              </w:rPr>
              <w:t>Versus alternatives: chips and kits leave the capture workflow to the customer; complete nodes deliver records but as closed products configured at design time.</w:t>
            </w:r>
          </w:p>
        </w:tc>
        <w:tc>
          <w:tcPr>
            <w:tcW w:w="1964" w:type="dxa"/>
            <w:tcPrChange w:id="978" w:author="Li Jianfeng" w:date="2026-09-02T17:01:00Z" w16du:dateUtc="2026-09-02T09:01:00Z">
              <w:tcPr>
                <w:tcW w:w="1925" w:type="dxa"/>
              </w:tcPr>
            </w:tcPrChange>
          </w:tcPr>
          <w:p w14:paraId="346BE1E8" w14:textId="77777777" w:rsidR="008764D6" w:rsidRDefault="00000000" w:rsidP="00073B05">
            <w:pPr>
              <w:spacing w:after="50"/>
              <w:jc w:val="both"/>
              <w:pPrChange w:id="979" w:author="Li Jianfeng" w:date="2026-09-02T16:59:00Z" w16du:dateUtc="2026-09-02T08:59:00Z">
                <w:pPr>
                  <w:spacing w:after="50"/>
                </w:pPr>
              </w:pPrChange>
            </w:pPr>
            <w:r>
              <w:rPr>
                <w:b/>
                <w:sz w:val="18"/>
              </w:rPr>
              <w:t>Customer Relationships</w:t>
            </w:r>
          </w:p>
          <w:p w14:paraId="29C64B2A" w14:textId="77777777" w:rsidR="008764D6" w:rsidRDefault="00000000" w:rsidP="00073B05">
            <w:pPr>
              <w:spacing w:after="40"/>
              <w:jc w:val="both"/>
              <w:pPrChange w:id="980" w:author="Li Jianfeng" w:date="2026-09-02T16:59:00Z" w16du:dateUtc="2026-09-02T08:59:00Z">
                <w:pPr>
                  <w:spacing w:after="40"/>
                </w:pPr>
              </w:pPrChange>
            </w:pPr>
            <w:r>
              <w:rPr>
                <w:sz w:val="18"/>
              </w:rPr>
              <w:t>Joint development and co-validation with the first equipment manufacturer, defining the interface together.</w:t>
            </w:r>
          </w:p>
          <w:p w14:paraId="373E417B" w14:textId="77777777" w:rsidR="008764D6" w:rsidRDefault="00000000" w:rsidP="00073B05">
            <w:pPr>
              <w:spacing w:after="40"/>
              <w:jc w:val="both"/>
              <w:pPrChange w:id="981" w:author="Li Jianfeng" w:date="2026-09-02T16:59:00Z" w16du:dateUtc="2026-09-02T08:59:00Z">
                <w:pPr>
                  <w:spacing w:after="40"/>
                </w:pPr>
              </w:pPrChange>
            </w:pPr>
            <w:r>
              <w:rPr>
                <w:sz w:val="18"/>
              </w:rPr>
              <w:t>Paid interface and driver adaptation, with support during device-level testing.</w:t>
            </w:r>
          </w:p>
          <w:p w14:paraId="6A62E080" w14:textId="77777777" w:rsidR="008764D6" w:rsidRDefault="00000000" w:rsidP="00073B05">
            <w:pPr>
              <w:spacing w:after="40"/>
              <w:jc w:val="both"/>
              <w:pPrChange w:id="982" w:author="Li Jianfeng" w:date="2026-09-02T16:59:00Z" w16du:dateUtc="2026-09-02T08:59:00Z">
                <w:pPr>
                  <w:spacing w:after="40"/>
                </w:pPr>
              </w:pPrChange>
            </w:pPr>
            <w:r>
              <w:rPr>
                <w:sz w:val="18"/>
              </w:rPr>
              <w:t>Continuing supply or licensing relationship, with firmware updates and configuration tooling.</w:t>
            </w:r>
          </w:p>
          <w:p w14:paraId="6E4B8004" w14:textId="77777777" w:rsidR="008764D6" w:rsidRDefault="00000000" w:rsidP="00073B05">
            <w:pPr>
              <w:spacing w:after="40"/>
              <w:jc w:val="both"/>
              <w:pPrChange w:id="983" w:author="Li Jianfeng" w:date="2026-09-02T16:59:00Z" w16du:dateUtc="2026-09-02T08:59:00Z">
                <w:pPr>
                  <w:spacing w:after="40"/>
                </w:pPr>
              </w:pPrChange>
            </w:pPr>
            <w:r>
              <w:rPr>
                <w:sz w:val="18"/>
              </w:rPr>
              <w:t>Pilot support for field users through a complete pilot node.</w:t>
            </w:r>
          </w:p>
        </w:tc>
        <w:tc>
          <w:tcPr>
            <w:tcW w:w="2126" w:type="dxa"/>
            <w:vMerge w:val="restart"/>
            <w:tcPrChange w:id="984" w:author="Li Jianfeng" w:date="2026-09-02T17:01:00Z" w16du:dateUtc="2026-09-02T09:01:00Z">
              <w:tcPr>
                <w:tcW w:w="1925" w:type="dxa"/>
                <w:gridSpan w:val="2"/>
                <w:vMerge w:val="restart"/>
              </w:tcPr>
            </w:tcPrChange>
          </w:tcPr>
          <w:p w14:paraId="617AFA69" w14:textId="77777777" w:rsidR="008764D6" w:rsidRDefault="00000000" w:rsidP="00073B05">
            <w:pPr>
              <w:spacing w:after="50"/>
              <w:jc w:val="both"/>
              <w:pPrChange w:id="985" w:author="Li Jianfeng" w:date="2026-09-02T16:59:00Z" w16du:dateUtc="2026-09-02T08:59:00Z">
                <w:pPr>
                  <w:spacing w:after="50"/>
                </w:pPr>
              </w:pPrChange>
            </w:pPr>
            <w:r>
              <w:rPr>
                <w:b/>
                <w:sz w:val="18"/>
              </w:rPr>
              <w:t>Customer Segments</w:t>
            </w:r>
          </w:p>
          <w:p w14:paraId="45E569C8" w14:textId="77777777" w:rsidR="008764D6" w:rsidRDefault="00000000" w:rsidP="00073B05">
            <w:pPr>
              <w:spacing w:after="40"/>
              <w:jc w:val="both"/>
              <w:pPrChange w:id="986" w:author="Li Jianfeng" w:date="2026-09-02T16:59:00Z" w16du:dateUtc="2026-09-02T08:59:00Z">
                <w:pPr>
                  <w:spacing w:after="40"/>
                </w:pPr>
              </w:pPrChange>
            </w:pPr>
            <w:r>
              <w:rPr>
                <w:sz w:val="18"/>
              </w:rPr>
              <w:t>Primary: monitoring equipment manufacturers, industrial wireless sensing suppliers and condition-monitoring product companies holding design authority.</w:t>
            </w:r>
          </w:p>
          <w:p w14:paraId="0D17FD1E" w14:textId="77777777" w:rsidR="008764D6" w:rsidRDefault="00000000" w:rsidP="00073B05">
            <w:pPr>
              <w:spacing w:after="40"/>
              <w:jc w:val="both"/>
              <w:pPrChange w:id="987" w:author="Li Jianfeng" w:date="2026-09-02T16:59:00Z" w16du:dateUtc="2026-09-02T08:59:00Z">
                <w:pPr>
                  <w:spacing w:after="40"/>
                </w:pPr>
              </w:pPrChange>
            </w:pPr>
            <w:r>
              <w:rPr>
                <w:sz w:val="18"/>
              </w:rPr>
              <w:t>Secondary: monitoring service providers, contractors, industrial maintenance teams, logistics users, asset and project owners.</w:t>
            </w:r>
          </w:p>
          <w:p w14:paraId="6C562B1B" w14:textId="77777777" w:rsidR="008764D6" w:rsidRDefault="00000000" w:rsidP="00073B05">
            <w:pPr>
              <w:spacing w:after="40"/>
              <w:jc w:val="both"/>
              <w:pPrChange w:id="988" w:author="Li Jianfeng" w:date="2026-09-02T16:59:00Z" w16du:dateUtc="2026-09-02T08:59:00Z">
                <w:pPr>
                  <w:spacing w:after="40"/>
                </w:pPr>
              </w:pPrChange>
            </w:pPr>
            <w:r>
              <w:rPr>
                <w:sz w:val="18"/>
              </w:rPr>
              <w:t>Focus applications: construction vibration, structural and civil-asset response, transport and shock monitoring, industrial equipment anomalies.</w:t>
            </w:r>
          </w:p>
          <w:p w14:paraId="40C0A864" w14:textId="77777777" w:rsidR="008764D6" w:rsidRDefault="00000000" w:rsidP="00073B05">
            <w:pPr>
              <w:spacing w:after="40"/>
              <w:jc w:val="both"/>
              <w:pPrChange w:id="989" w:author="Li Jianfeng" w:date="2026-09-02T16:59:00Z" w16du:dateUtc="2026-09-02T08:59:00Z">
                <w:pPr>
                  <w:spacing w:after="40"/>
                </w:pPr>
              </w:pPrChange>
            </w:pPr>
            <w:r>
              <w:rPr>
                <w:sz w:val="18"/>
              </w:rPr>
              <w:t>Geography: Singapore beachhead, Southeast Asia replication, China scale-up.</w:t>
            </w:r>
          </w:p>
        </w:tc>
      </w:tr>
      <w:tr w:rsidR="006419F0" w14:paraId="04E0303F" w14:textId="77777777" w:rsidTr="00E47817">
        <w:trPr>
          <w:trHeight w:val="1976"/>
          <w:trPrChange w:id="990" w:author="Li Jianfeng" w:date="2026-09-02T17:01:00Z" w16du:dateUtc="2026-09-02T09:01:00Z">
            <w:trPr>
              <w:gridAfter w:val="0"/>
              <w:trHeight w:val="1976"/>
            </w:trPr>
          </w:trPrChange>
        </w:trPr>
        <w:tc>
          <w:tcPr>
            <w:tcW w:w="1848" w:type="dxa"/>
            <w:vMerge/>
            <w:tcPrChange w:id="991" w:author="Li Jianfeng" w:date="2026-09-02T17:01:00Z" w16du:dateUtc="2026-09-02T09:01:00Z">
              <w:tcPr>
                <w:tcW w:w="1924" w:type="dxa"/>
                <w:vMerge/>
              </w:tcPr>
            </w:tcPrChange>
          </w:tcPr>
          <w:p w14:paraId="7DF88F0D" w14:textId="77777777" w:rsidR="006419F0" w:rsidRDefault="006419F0" w:rsidP="00073B05">
            <w:pPr>
              <w:jc w:val="both"/>
              <w:rPr>
                <w:b/>
                <w:lang w:val="en-GB"/>
              </w:rPr>
              <w:pPrChange w:id="992" w:author="Li Jianfeng" w:date="2026-09-02T16:59:00Z" w16du:dateUtc="2026-09-02T08:59:00Z">
                <w:pPr>
                  <w:jc w:val="center"/>
                </w:pPr>
              </w:pPrChange>
            </w:pPr>
          </w:p>
        </w:tc>
        <w:tc>
          <w:tcPr>
            <w:tcW w:w="1848" w:type="dxa"/>
            <w:tcPrChange w:id="993" w:author="Li Jianfeng" w:date="2026-09-02T17:01:00Z" w16du:dateUtc="2026-09-02T09:01:00Z">
              <w:tcPr>
                <w:tcW w:w="1924" w:type="dxa"/>
              </w:tcPr>
            </w:tcPrChange>
          </w:tcPr>
          <w:p w14:paraId="4394F390" w14:textId="77777777" w:rsidR="008764D6" w:rsidRDefault="00000000" w:rsidP="00073B05">
            <w:pPr>
              <w:spacing w:after="60"/>
              <w:jc w:val="both"/>
              <w:pPrChange w:id="994" w:author="Li Jianfeng" w:date="2026-09-02T16:59:00Z" w16du:dateUtc="2026-09-02T08:59:00Z">
                <w:pPr>
                  <w:spacing w:after="60"/>
                </w:pPr>
              </w:pPrChange>
            </w:pPr>
            <w:r>
              <w:rPr>
                <w:b/>
                <w:sz w:val="18"/>
              </w:rPr>
              <w:t>Key Resources</w:t>
            </w:r>
          </w:p>
          <w:p w14:paraId="4450AF4F" w14:textId="77777777" w:rsidR="008764D6" w:rsidRDefault="00000000" w:rsidP="00073B05">
            <w:pPr>
              <w:spacing w:after="60"/>
              <w:jc w:val="both"/>
              <w:pPrChange w:id="995" w:author="Li Jianfeng" w:date="2026-09-02T16:59:00Z" w16du:dateUtc="2026-09-02T08:59:00Z">
                <w:pPr>
                  <w:spacing w:after="60"/>
                </w:pPr>
              </w:pPrChange>
            </w:pPr>
            <w:r>
              <w:rPr>
                <w:sz w:val="18"/>
              </w:rPr>
              <w:t>Background invention and implementation know-how, documented in the team's technology disclosure and supported by published validation.</w:t>
            </w:r>
          </w:p>
          <w:p w14:paraId="666234ED" w14:textId="77777777" w:rsidR="008764D6" w:rsidRDefault="00000000" w:rsidP="00073B05">
            <w:pPr>
              <w:spacing w:after="60"/>
              <w:jc w:val="both"/>
              <w:pPrChange w:id="996" w:author="Li Jianfeng" w:date="2026-09-02T16:59:00Z" w16du:dateUtc="2026-09-02T08:59:00Z">
                <w:pPr>
                  <w:spacing w:after="60"/>
                </w:pPr>
              </w:pPrChange>
            </w:pPr>
            <w:r>
              <w:rPr>
                <w:sz w:val="18"/>
              </w:rPr>
              <w:t>Wireless sensing node platform and embedded computing middleware.</w:t>
            </w:r>
          </w:p>
          <w:p w14:paraId="60955006" w14:textId="77777777" w:rsidR="008764D6" w:rsidRDefault="00000000" w:rsidP="00073B05">
            <w:pPr>
              <w:spacing w:after="60"/>
              <w:jc w:val="both"/>
              <w:pPrChange w:id="997" w:author="Li Jianfeng" w:date="2026-09-02T16:59:00Z" w16du:dateUtc="2026-09-02T08:59:00Z">
                <w:pPr>
                  <w:spacing w:after="60"/>
                </w:pPr>
              </w:pPrChange>
            </w:pPr>
            <w:r>
              <w:rPr>
                <w:sz w:val="18"/>
              </w:rPr>
              <w:t>Laboratory testbeds and instrumentation for capture, timing and energy measurement.</w:t>
            </w:r>
          </w:p>
          <w:p w14:paraId="5B2BCD8B" w14:textId="77777777" w:rsidR="008764D6" w:rsidRDefault="00000000" w:rsidP="00073B05">
            <w:pPr>
              <w:spacing w:after="60"/>
              <w:jc w:val="both"/>
              <w:pPrChange w:id="998" w:author="Li Jianfeng" w:date="2026-09-02T16:59:00Z" w16du:dateUtc="2026-09-02T08:59:00Z">
                <w:pPr>
                  <w:spacing w:after="60"/>
                </w:pPr>
              </w:pPrChange>
            </w:pPr>
            <w:r>
              <w:rPr>
                <w:sz w:val="18"/>
              </w:rPr>
              <w:t>Research team spanning wireless sensing, edge intelligence and asset monitoring.</w:t>
            </w:r>
          </w:p>
        </w:tc>
        <w:tc>
          <w:tcPr>
            <w:tcW w:w="1848" w:type="dxa"/>
            <w:gridSpan w:val="2"/>
            <w:vMerge/>
            <w:tcPrChange w:id="999" w:author="Li Jianfeng" w:date="2026-09-02T17:01:00Z" w16du:dateUtc="2026-09-02T09:01:00Z">
              <w:tcPr>
                <w:tcW w:w="1924" w:type="dxa"/>
                <w:gridSpan w:val="2"/>
                <w:vMerge/>
              </w:tcPr>
            </w:tcPrChange>
          </w:tcPr>
          <w:p w14:paraId="3A7945C2" w14:textId="77777777" w:rsidR="006419F0" w:rsidRDefault="006419F0" w:rsidP="00073B05">
            <w:pPr>
              <w:jc w:val="both"/>
              <w:rPr>
                <w:b/>
                <w:lang w:val="en-GB"/>
              </w:rPr>
              <w:pPrChange w:id="1000" w:author="Li Jianfeng" w:date="2026-09-02T16:59:00Z" w16du:dateUtc="2026-09-02T08:59:00Z">
                <w:pPr>
                  <w:jc w:val="center"/>
                </w:pPr>
              </w:pPrChange>
            </w:pPr>
          </w:p>
        </w:tc>
        <w:tc>
          <w:tcPr>
            <w:tcW w:w="1964" w:type="dxa"/>
            <w:tcPrChange w:id="1001" w:author="Li Jianfeng" w:date="2026-09-02T17:01:00Z" w16du:dateUtc="2026-09-02T09:01:00Z">
              <w:tcPr>
                <w:tcW w:w="1925" w:type="dxa"/>
              </w:tcPr>
            </w:tcPrChange>
          </w:tcPr>
          <w:p w14:paraId="5975EB68" w14:textId="77777777" w:rsidR="008764D6" w:rsidRDefault="00000000" w:rsidP="00073B05">
            <w:pPr>
              <w:spacing w:after="50"/>
              <w:jc w:val="both"/>
              <w:pPrChange w:id="1002" w:author="Li Jianfeng" w:date="2026-09-02T16:59:00Z" w16du:dateUtc="2026-09-02T08:59:00Z">
                <w:pPr>
                  <w:spacing w:after="50"/>
                </w:pPr>
              </w:pPrChange>
            </w:pPr>
            <w:r>
              <w:rPr>
                <w:b/>
                <w:sz w:val="18"/>
              </w:rPr>
              <w:t>Channels</w:t>
            </w:r>
          </w:p>
          <w:p w14:paraId="1BD4DD02" w14:textId="77777777" w:rsidR="008764D6" w:rsidRDefault="00000000" w:rsidP="00073B05">
            <w:pPr>
              <w:spacing w:after="40"/>
              <w:jc w:val="both"/>
              <w:pPrChange w:id="1003" w:author="Li Jianfeng" w:date="2026-09-02T16:59:00Z" w16du:dateUtc="2026-09-02T08:59:00Z">
                <w:pPr>
                  <w:spacing w:after="40"/>
                </w:pPr>
              </w:pPrChange>
            </w:pPr>
            <w:r>
              <w:rPr>
                <w:sz w:val="18"/>
              </w:rPr>
              <w:t>Direct engagement with equipment manufacturers, who carry the capability into their products.</w:t>
            </w:r>
          </w:p>
          <w:p w14:paraId="502F629A" w14:textId="77777777" w:rsidR="008764D6" w:rsidRDefault="00000000" w:rsidP="00073B05">
            <w:pPr>
              <w:spacing w:after="40"/>
              <w:jc w:val="both"/>
              <w:pPrChange w:id="1004" w:author="Li Jianfeng" w:date="2026-09-02T16:59:00Z" w16du:dateUtc="2026-09-02T08:59:00Z">
                <w:pPr>
                  <w:spacing w:after="40"/>
                </w:pPr>
              </w:pPrChange>
            </w:pPr>
            <w:r>
              <w:rPr>
                <w:sz w:val="18"/>
              </w:rPr>
              <w:t>Pilot nodes supplied directly to field users for validation.</w:t>
            </w:r>
          </w:p>
          <w:p w14:paraId="44E695B9" w14:textId="77777777" w:rsidR="008764D6" w:rsidRDefault="00000000" w:rsidP="00073B05">
            <w:pPr>
              <w:spacing w:after="40"/>
              <w:jc w:val="both"/>
              <w:pPrChange w:id="1005" w:author="Li Jianfeng" w:date="2026-09-02T16:59:00Z" w16du:dateUtc="2026-09-02T08:59:00Z">
                <w:pPr>
                  <w:spacing w:after="40"/>
                </w:pPr>
              </w:pPrChange>
            </w:pPr>
            <w:r>
              <w:rPr>
                <w:sz w:val="18"/>
              </w:rPr>
              <w:t>Licensing through NTUitive for software-only or technology licensing.</w:t>
            </w:r>
          </w:p>
          <w:p w14:paraId="5D0AA3A3" w14:textId="77777777" w:rsidR="008764D6" w:rsidRDefault="00000000" w:rsidP="00073B05">
            <w:pPr>
              <w:spacing w:after="40"/>
              <w:jc w:val="both"/>
              <w:pPrChange w:id="1006" w:author="Li Jianfeng" w:date="2026-09-02T16:59:00Z" w16du:dateUtc="2026-09-02T08:59:00Z">
                <w:pPr>
                  <w:spacing w:after="40"/>
                </w:pPr>
              </w:pPrChange>
            </w:pPr>
            <w:r>
              <w:rPr>
                <w:sz w:val="18"/>
              </w:rPr>
              <w:t>Regional distributors and integrators after the Singapore proof.</w:t>
            </w:r>
          </w:p>
        </w:tc>
        <w:tc>
          <w:tcPr>
            <w:tcW w:w="2126" w:type="dxa"/>
            <w:vMerge/>
            <w:tcPrChange w:id="1007" w:author="Li Jianfeng" w:date="2026-09-02T17:01:00Z" w16du:dateUtc="2026-09-02T09:01:00Z">
              <w:tcPr>
                <w:tcW w:w="1925" w:type="dxa"/>
                <w:gridSpan w:val="2"/>
                <w:vMerge/>
              </w:tcPr>
            </w:tcPrChange>
          </w:tcPr>
          <w:p w14:paraId="7C347E5A" w14:textId="77777777" w:rsidR="006419F0" w:rsidRDefault="006419F0" w:rsidP="00073B05">
            <w:pPr>
              <w:jc w:val="both"/>
              <w:rPr>
                <w:b/>
                <w:lang w:val="en-GB"/>
              </w:rPr>
              <w:pPrChange w:id="1008" w:author="Li Jianfeng" w:date="2026-09-02T16:59:00Z" w16du:dateUtc="2026-09-02T08:59:00Z">
                <w:pPr>
                  <w:jc w:val="center"/>
                </w:pPr>
              </w:pPrChange>
            </w:pPr>
          </w:p>
        </w:tc>
      </w:tr>
      <w:tr w:rsidR="006419F0" w14:paraId="486283EF" w14:textId="77777777" w:rsidTr="00E47817">
        <w:trPr>
          <w:trHeight w:val="2313"/>
          <w:trPrChange w:id="1009" w:author="Li Jianfeng" w:date="2026-09-02T17:00:00Z" w16du:dateUtc="2026-09-02T09:00:00Z">
            <w:trPr>
              <w:gridAfter w:val="0"/>
              <w:trHeight w:val="2313"/>
            </w:trPr>
          </w:trPrChange>
        </w:trPr>
        <w:tc>
          <w:tcPr>
            <w:tcW w:w="4622" w:type="dxa"/>
            <w:gridSpan w:val="3"/>
            <w:tcPrChange w:id="1010" w:author="Li Jianfeng" w:date="2026-09-02T17:00:00Z" w16du:dateUtc="2026-09-02T09:00:00Z">
              <w:tcPr>
                <w:tcW w:w="4811" w:type="dxa"/>
                <w:gridSpan w:val="3"/>
              </w:tcPr>
            </w:tcPrChange>
          </w:tcPr>
          <w:p w14:paraId="27A78395" w14:textId="77777777" w:rsidR="008764D6" w:rsidRDefault="00000000" w:rsidP="00073B05">
            <w:pPr>
              <w:spacing w:after="50"/>
              <w:jc w:val="both"/>
              <w:pPrChange w:id="1011" w:author="Li Jianfeng" w:date="2026-09-02T16:59:00Z" w16du:dateUtc="2026-09-02T08:59:00Z">
                <w:pPr>
                  <w:spacing w:after="50"/>
                </w:pPr>
              </w:pPrChange>
            </w:pPr>
            <w:r>
              <w:rPr>
                <w:b/>
                <w:sz w:val="18"/>
              </w:rPr>
              <w:lastRenderedPageBreak/>
              <w:t>Cost Structure</w:t>
            </w:r>
          </w:p>
          <w:p w14:paraId="606FA26D" w14:textId="77777777" w:rsidR="008764D6" w:rsidRDefault="00000000" w:rsidP="00073B05">
            <w:pPr>
              <w:spacing w:after="40"/>
              <w:jc w:val="both"/>
              <w:pPrChange w:id="1012" w:author="Li Jianfeng" w:date="2026-09-02T16:59:00Z" w16du:dateUtc="2026-09-02T08:59:00Z">
                <w:pPr>
                  <w:spacing w:after="40"/>
                </w:pPr>
              </w:pPrChange>
            </w:pPr>
            <w:r>
              <w:rPr>
                <w:sz w:val="18"/>
              </w:rPr>
              <w:t>Development, dominant in the early phase: engineering manpower for hardware, firmware and validation; prototype fabrication across design iterations; test, characterisation and design-for-manufacture review.</w:t>
            </w:r>
          </w:p>
          <w:p w14:paraId="35B70B63" w14:textId="77777777" w:rsidR="008764D6" w:rsidRDefault="00000000" w:rsidP="00073B05">
            <w:pPr>
              <w:spacing w:after="40"/>
              <w:jc w:val="both"/>
              <w:pPrChange w:id="1013" w:author="Li Jianfeng" w:date="2026-09-02T16:59:00Z" w16du:dateUtc="2026-09-02T08:59:00Z">
                <w:pPr>
                  <w:spacing w:after="40"/>
                </w:pPr>
              </w:pPrChange>
            </w:pPr>
            <w:r>
              <w:rPr>
                <w:sz w:val="18"/>
              </w:rPr>
              <w:t>Delivery: module bill of materials and assembly; interface and driver adaptation per customer; documentation and technical support.</w:t>
            </w:r>
          </w:p>
          <w:p w14:paraId="4A3C9BFF" w14:textId="77777777" w:rsidR="008764D6" w:rsidRDefault="00000000" w:rsidP="00073B05">
            <w:pPr>
              <w:spacing w:after="40"/>
              <w:jc w:val="both"/>
              <w:pPrChange w:id="1014" w:author="Li Jianfeng" w:date="2026-09-02T16:59:00Z" w16du:dateUtc="2026-09-02T08:59:00Z">
                <w:pPr>
                  <w:spacing w:after="40"/>
                </w:pPr>
              </w:pPrChange>
            </w:pPr>
            <w:r>
              <w:rPr>
                <w:sz w:val="18"/>
              </w:rPr>
              <w:t>Commercial: IP maintenance and licensing, customer discovery, pilot deployment and partner engagement.</w:t>
            </w:r>
          </w:p>
          <w:p w14:paraId="123966F9" w14:textId="77777777" w:rsidR="008764D6" w:rsidRDefault="00000000" w:rsidP="00073B05">
            <w:pPr>
              <w:spacing w:after="40"/>
              <w:jc w:val="both"/>
              <w:pPrChange w:id="1015" w:author="Li Jianfeng" w:date="2026-09-02T16:59:00Z" w16du:dateUtc="2026-09-02T08:59:00Z">
                <w:pPr>
                  <w:spacing w:after="40"/>
                </w:pPr>
              </w:pPrChange>
            </w:pPr>
            <w:r>
              <w:rPr>
                <w:sz w:val="18"/>
              </w:rPr>
              <w:t>Cost is driven by one-off development and per-customer integration rather than unit manufacturing, so margin improves as the same capability is reused across product lines.</w:t>
            </w:r>
          </w:p>
        </w:tc>
        <w:tc>
          <w:tcPr>
            <w:tcW w:w="5012" w:type="dxa"/>
            <w:gridSpan w:val="3"/>
            <w:tcPrChange w:id="1016" w:author="Li Jianfeng" w:date="2026-09-02T17:00:00Z" w16du:dateUtc="2026-09-02T09:00:00Z">
              <w:tcPr>
                <w:tcW w:w="4811" w:type="dxa"/>
                <w:gridSpan w:val="4"/>
              </w:tcPr>
            </w:tcPrChange>
          </w:tcPr>
          <w:p w14:paraId="3F30100F" w14:textId="77777777" w:rsidR="008764D6" w:rsidRDefault="00000000" w:rsidP="00073B05">
            <w:pPr>
              <w:spacing w:after="60"/>
              <w:jc w:val="both"/>
              <w:pPrChange w:id="1017" w:author="Li Jianfeng" w:date="2026-09-02T16:59:00Z" w16du:dateUtc="2026-09-02T08:59:00Z">
                <w:pPr>
                  <w:spacing w:after="60"/>
                </w:pPr>
              </w:pPrChange>
            </w:pPr>
            <w:r>
              <w:rPr>
                <w:b/>
                <w:sz w:val="18"/>
              </w:rPr>
              <w:t>Revenue Streams</w:t>
            </w:r>
          </w:p>
          <w:p w14:paraId="31E4F2BB" w14:textId="77777777" w:rsidR="008764D6" w:rsidRDefault="00000000" w:rsidP="00073B05">
            <w:pPr>
              <w:spacing w:after="60"/>
              <w:jc w:val="both"/>
              <w:pPrChange w:id="1018" w:author="Li Jianfeng" w:date="2026-09-02T16:59:00Z" w16du:dateUtc="2026-09-02T08:59:00Z">
                <w:pPr>
                  <w:spacing w:after="60"/>
                </w:pPr>
              </w:pPrChange>
            </w:pPr>
            <w:r>
              <w:rPr>
                <w:sz w:val="18"/>
              </w:rPr>
              <w:t xml:space="preserve">Module supply with firmware, indicative average selling price </w:t>
            </w:r>
            <w:r>
              <w:rPr>
                <w:sz w:val="18"/>
                <w:highlight w:val="yellow"/>
              </w:rPr>
              <w:t>S$120 per module (illustrative, to be confirmed by customer discovery).</w:t>
            </w:r>
          </w:p>
          <w:p w14:paraId="3740BD43" w14:textId="77777777" w:rsidR="008764D6" w:rsidRDefault="00000000" w:rsidP="00073B05">
            <w:pPr>
              <w:spacing w:after="60"/>
              <w:jc w:val="both"/>
              <w:pPrChange w:id="1019" w:author="Li Jianfeng" w:date="2026-09-02T16:59:00Z" w16du:dateUtc="2026-09-02T08:59:00Z">
                <w:pPr>
                  <w:spacing w:after="60"/>
                </w:pPr>
              </w:pPrChange>
            </w:pPr>
            <w:r>
              <w:rPr>
                <w:sz w:val="18"/>
              </w:rPr>
              <w:t xml:space="preserve">Paid interface and driver adaptation, indicative </w:t>
            </w:r>
            <w:r>
              <w:rPr>
                <w:sz w:val="18"/>
                <w:highlight w:val="yellow"/>
              </w:rPr>
              <w:t>S$20,000 per integration project (illustrative).</w:t>
            </w:r>
          </w:p>
          <w:p w14:paraId="49A97833" w14:textId="77777777" w:rsidR="008764D6" w:rsidRDefault="00000000" w:rsidP="00073B05">
            <w:pPr>
              <w:spacing w:after="60"/>
              <w:jc w:val="both"/>
              <w:pPrChange w:id="1020" w:author="Li Jianfeng" w:date="2026-09-02T16:59:00Z" w16du:dateUtc="2026-09-02T08:59:00Z">
                <w:pPr>
                  <w:spacing w:after="60"/>
                </w:pPr>
              </w:pPrChange>
            </w:pPr>
            <w:r>
              <w:rPr>
                <w:sz w:val="18"/>
              </w:rPr>
              <w:t>Software-only licensing where the customer's hardware is already compatible.</w:t>
            </w:r>
          </w:p>
          <w:p w14:paraId="05751399" w14:textId="77777777" w:rsidR="008764D6" w:rsidRDefault="00000000" w:rsidP="00073B05">
            <w:pPr>
              <w:spacing w:after="60"/>
              <w:jc w:val="both"/>
              <w:pPrChange w:id="1021" w:author="Li Jianfeng" w:date="2026-09-02T16:59:00Z" w16du:dateUtc="2026-09-02T08:59:00Z">
                <w:pPr>
                  <w:spacing w:after="60"/>
                </w:pPr>
              </w:pPrChange>
            </w:pPr>
            <w:r>
              <w:rPr>
                <w:sz w:val="18"/>
              </w:rPr>
              <w:t>Technology licensing to established equipment manufacturers, on the basis of know-how and any intellectual property arising from the project.</w:t>
            </w:r>
          </w:p>
          <w:p w14:paraId="777D8A9A" w14:textId="77777777" w:rsidR="008764D6" w:rsidRDefault="00000000" w:rsidP="00073B05">
            <w:pPr>
              <w:spacing w:after="60"/>
              <w:jc w:val="both"/>
              <w:pPrChange w:id="1022" w:author="Li Jianfeng" w:date="2026-09-02T16:59:00Z" w16du:dateUtc="2026-09-02T08:59:00Z">
                <w:pPr>
                  <w:spacing w:after="60"/>
                </w:pPr>
              </w:pPrChange>
            </w:pPr>
            <w:r>
              <w:rPr>
                <w:sz w:val="18"/>
              </w:rPr>
              <w:t>Joint-development or non-recurring engineering fees for customer-specific integration.</w:t>
            </w:r>
          </w:p>
          <w:p w14:paraId="263B34BA" w14:textId="77777777" w:rsidR="008764D6" w:rsidRDefault="00000000" w:rsidP="00073B05">
            <w:pPr>
              <w:spacing w:after="60"/>
              <w:jc w:val="both"/>
              <w:pPrChange w:id="1023" w:author="Li Jianfeng" w:date="2026-09-02T16:59:00Z" w16du:dateUtc="2026-09-02T08:59:00Z">
                <w:pPr>
                  <w:spacing w:after="60"/>
                </w:pPr>
              </w:pPrChange>
            </w:pPr>
            <w:r>
              <w:rPr>
                <w:sz w:val="18"/>
              </w:rPr>
              <w:t>Complete sensor nodes or pilot devices sold for field validation.</w:t>
            </w:r>
          </w:p>
        </w:tc>
      </w:tr>
    </w:tbl>
    <w:p w14:paraId="066C42CA" w14:textId="77777777" w:rsidR="004257CD" w:rsidRDefault="004257CD" w:rsidP="00073B05">
      <w:pPr>
        <w:jc w:val="both"/>
        <w:rPr>
          <w:b/>
          <w:lang w:val="en-GB"/>
        </w:rPr>
      </w:pPr>
    </w:p>
    <w:p w14:paraId="024B067E" w14:textId="77777777" w:rsidR="006419F0" w:rsidRPr="006419F0" w:rsidRDefault="006419F0" w:rsidP="00073B05">
      <w:pPr>
        <w:jc w:val="both"/>
        <w:rPr>
          <w:lang w:val="en-GB"/>
        </w:rPr>
      </w:pPr>
      <w:r w:rsidRPr="006419F0">
        <w:rPr>
          <w:sz w:val="22"/>
          <w:lang w:val="en-GB"/>
        </w:rPr>
        <w:t xml:space="preserve">Suggested </w:t>
      </w:r>
      <w:r>
        <w:rPr>
          <w:sz w:val="22"/>
          <w:lang w:val="en-GB"/>
        </w:rPr>
        <w:t xml:space="preserve">reading </w:t>
      </w:r>
      <w:r w:rsidRPr="006419F0">
        <w:rPr>
          <w:sz w:val="22"/>
          <w:lang w:val="en-GB"/>
        </w:rPr>
        <w:t>references:</w:t>
      </w:r>
    </w:p>
    <w:p w14:paraId="1344D1B7" w14:textId="77777777" w:rsidR="006419F0" w:rsidRPr="006419F0" w:rsidRDefault="006419F0" w:rsidP="00073B05">
      <w:pPr>
        <w:pStyle w:val="aa"/>
        <w:numPr>
          <w:ilvl w:val="0"/>
          <w:numId w:val="17"/>
        </w:numPr>
        <w:jc w:val="both"/>
        <w:rPr>
          <w:sz w:val="24"/>
          <w:szCs w:val="24"/>
        </w:rPr>
      </w:pPr>
      <w:r w:rsidRPr="006419F0">
        <w:rPr>
          <w:sz w:val="22"/>
          <w:szCs w:val="24"/>
        </w:rPr>
        <w:t>Business Model Generation by Alexander Osterwalder and Yves Pigneur</w:t>
      </w:r>
    </w:p>
    <w:p w14:paraId="522E06F7" w14:textId="77777777" w:rsidR="006419F0" w:rsidRPr="006419F0" w:rsidRDefault="006419F0" w:rsidP="00073B05">
      <w:pPr>
        <w:pStyle w:val="aa"/>
        <w:numPr>
          <w:ilvl w:val="0"/>
          <w:numId w:val="17"/>
        </w:numPr>
        <w:spacing w:after="80"/>
        <w:jc w:val="both"/>
        <w:rPr>
          <w:sz w:val="24"/>
          <w:szCs w:val="24"/>
        </w:rPr>
      </w:pPr>
      <w:r w:rsidRPr="006419F0">
        <w:rPr>
          <w:sz w:val="22"/>
          <w:szCs w:val="24"/>
        </w:rPr>
        <w:t>Value Proposition Design by Alexander Osterwalder, Yves Pigneur, Greg Bernarda, Alan Smith</w:t>
      </w:r>
    </w:p>
    <w:p w14:paraId="4ACE0606" w14:textId="77777777" w:rsidR="004257CD" w:rsidRPr="006419F0" w:rsidRDefault="004257CD" w:rsidP="00073B05">
      <w:pPr>
        <w:jc w:val="both"/>
        <w:rPr>
          <w:lang w:val="en-GB"/>
        </w:rPr>
      </w:pPr>
    </w:p>
    <w:sectPr w:rsidR="004257CD" w:rsidRPr="006419F0" w:rsidSect="00774B62">
      <w:headerReference w:type="default" r:id="rId13"/>
      <w:footerReference w:type="default" r:id="rId14"/>
      <w:headerReference w:type="first" r:id="rId15"/>
      <w:footerReference w:type="first" r:id="rId16"/>
      <w:pgSz w:w="11900" w:h="16840"/>
      <w:pgMar w:top="1021" w:right="1134" w:bottom="1021" w:left="1134" w:header="0" w:footer="624"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186F9" w14:textId="77777777" w:rsidR="003D41AB" w:rsidRDefault="003D41AB">
      <w:r>
        <w:separator/>
      </w:r>
    </w:p>
  </w:endnote>
  <w:endnote w:type="continuationSeparator" w:id="0">
    <w:p w14:paraId="6D809974" w14:textId="77777777" w:rsidR="003D41AB" w:rsidRDefault="003D4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C3569" w14:textId="77777777" w:rsidR="001A1732" w:rsidRDefault="001A1732" w:rsidP="001A1732">
    <w:pPr>
      <w:pStyle w:val="a5"/>
      <w:tabs>
        <w:tab w:val="left" w:pos="-2127"/>
      </w:tabs>
      <w:ind w:hanging="18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C6170" w14:textId="77777777" w:rsidR="00CE63AA" w:rsidRDefault="00CE63AA">
    <w:pPr>
      <w:pStyle w:val="a5"/>
    </w:pPr>
    <w:r w:rsidRPr="001A1732">
      <w:rPr>
        <w:noProof/>
        <w:lang w:val="en-SG"/>
      </w:rPr>
      <w:drawing>
        <wp:anchor distT="0" distB="0" distL="114300" distR="114300" simplePos="0" relativeHeight="251661312" behindDoc="0" locked="0" layoutInCell="1" allowOverlap="1" wp14:anchorId="4FD1DD2C" wp14:editId="411ED2BA">
          <wp:simplePos x="0" y="0"/>
          <wp:positionH relativeFrom="column">
            <wp:posOffset>-596265</wp:posOffset>
          </wp:positionH>
          <wp:positionV relativeFrom="paragraph">
            <wp:posOffset>-625475</wp:posOffset>
          </wp:positionV>
          <wp:extent cx="7391400" cy="904875"/>
          <wp:effectExtent l="0" t="0" r="0" b="9525"/>
          <wp:wrapSquare wrapText="bothSides"/>
          <wp:docPr id="177894916" name="Picture 177894916" descr="FIONA:jpeg HR:FA NTUitive Letterhead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ONA:jpeg HR:FA NTUitive Letterhead 2.jpg"/>
                  <pic:cNvPicPr>
                    <a:picLocks noChangeAspect="1" noChangeArrowheads="1"/>
                  </pic:cNvPicPr>
                </pic:nvPicPr>
                <pic:blipFill>
                  <a:blip r:embed="rId1" cstate="print">
                    <a:extLst>
                      <a:ext uri="{28A0092B-C50C-407E-A947-70E740481C1C}">
                        <a14:useLocalDpi xmlns:a14="http://schemas.microsoft.com/office/drawing/2010/main" val="0"/>
                      </a:ext>
                    </a:extLst>
                  </a:blip>
                  <a:srcRect b="23913"/>
                  <a:stretch>
                    <a:fillRect/>
                  </a:stretch>
                </pic:blipFill>
                <pic:spPr bwMode="auto">
                  <a:xfrm>
                    <a:off x="0" y="0"/>
                    <a:ext cx="7391400" cy="9048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15C65" w14:textId="77777777" w:rsidR="003D41AB" w:rsidRDefault="003D41AB">
      <w:r>
        <w:separator/>
      </w:r>
    </w:p>
  </w:footnote>
  <w:footnote w:type="continuationSeparator" w:id="0">
    <w:p w14:paraId="32056F5F" w14:textId="77777777" w:rsidR="003D41AB" w:rsidRDefault="003D41AB">
      <w:r>
        <w:continuationSeparator/>
      </w:r>
    </w:p>
  </w:footnote>
  <w:footnote w:id="1">
    <w:p w14:paraId="66855984" w14:textId="77777777" w:rsidR="00E4627E" w:rsidRPr="001666DE" w:rsidRDefault="00E4627E" w:rsidP="00E4627E">
      <w:pPr>
        <w:pStyle w:val="af"/>
        <w:rPr>
          <w:lang w:val="en-GB"/>
        </w:rPr>
      </w:pPr>
      <w:r>
        <w:rPr>
          <w:rStyle w:val="af1"/>
        </w:rPr>
        <w:footnoteRef/>
      </w:r>
      <w:r>
        <w:t xml:space="preserve"> </w:t>
      </w:r>
      <w:r w:rsidRPr="001666DE">
        <w:t>This is essentially a process or cycle of introducing a new product into the market. This includes the need to consider how the prototype or device can successfully enter the market in a sustained and long-term manner. It should also consider the likely customers or users of this new technology.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0EB37" w14:textId="77777777" w:rsidR="001A1732" w:rsidRDefault="001A1732" w:rsidP="00EC4A65">
    <w:pPr>
      <w:pStyle w:val="a3"/>
      <w:ind w:hanging="180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5089C" w14:textId="77777777" w:rsidR="00796B27" w:rsidRDefault="00796B27">
    <w:pPr>
      <w:pStyle w:val="a3"/>
    </w:pPr>
  </w:p>
  <w:p w14:paraId="2BF84FC5" w14:textId="77777777" w:rsidR="00796B27" w:rsidRDefault="00796B27">
    <w:pPr>
      <w:pStyle w:val="a3"/>
    </w:pPr>
  </w:p>
  <w:tbl>
    <w:tblPr>
      <w:tblStyle w:val="a7"/>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1"/>
      <w:gridCol w:w="6294"/>
      <w:gridCol w:w="2126"/>
    </w:tblGrid>
    <w:tr w:rsidR="00774B62" w14:paraId="37E9A2EC" w14:textId="77777777" w:rsidTr="00E07E07">
      <w:trPr>
        <w:trHeight w:val="1128"/>
      </w:trPr>
      <w:tc>
        <w:tcPr>
          <w:tcW w:w="1611" w:type="dxa"/>
        </w:tcPr>
        <w:p w14:paraId="7018FF39" w14:textId="77777777" w:rsidR="00774B62" w:rsidRDefault="00774B62" w:rsidP="00796B27">
          <w:pPr>
            <w:pStyle w:val="a3"/>
          </w:pPr>
          <w:r>
            <w:rPr>
              <w:noProof/>
              <w:lang w:val="en-SG"/>
            </w:rPr>
            <w:drawing>
              <wp:inline distT="0" distB="0" distL="0" distR="0" wp14:anchorId="1286D216" wp14:editId="59364A4A">
                <wp:extent cx="885825" cy="9032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Uitive.JPG"/>
                        <pic:cNvPicPr/>
                      </pic:nvPicPr>
                      <pic:blipFill>
                        <a:blip r:embed="rId1">
                          <a:extLst>
                            <a:ext uri="{28A0092B-C50C-407E-A947-70E740481C1C}">
                              <a14:useLocalDpi xmlns:a14="http://schemas.microsoft.com/office/drawing/2010/main" val="0"/>
                            </a:ext>
                          </a:extLst>
                        </a:blip>
                        <a:stretch>
                          <a:fillRect/>
                        </a:stretch>
                      </pic:blipFill>
                      <pic:spPr>
                        <a:xfrm>
                          <a:off x="0" y="0"/>
                          <a:ext cx="885825" cy="903270"/>
                        </a:xfrm>
                        <a:prstGeom prst="rect">
                          <a:avLst/>
                        </a:prstGeom>
                      </pic:spPr>
                    </pic:pic>
                  </a:graphicData>
                </a:graphic>
              </wp:inline>
            </w:drawing>
          </w:r>
        </w:p>
      </w:tc>
      <w:tc>
        <w:tcPr>
          <w:tcW w:w="6294" w:type="dxa"/>
          <w:vAlign w:val="center"/>
        </w:tcPr>
        <w:p w14:paraId="0A041290" w14:textId="77777777" w:rsidR="00E07E07" w:rsidRPr="00F84C77" w:rsidRDefault="00774B62" w:rsidP="00E67A3D">
          <w:pPr>
            <w:pStyle w:val="a3"/>
            <w:jc w:val="center"/>
            <w:rPr>
              <w:sz w:val="36"/>
              <w:szCs w:val="36"/>
            </w:rPr>
          </w:pPr>
          <w:proofErr w:type="spellStart"/>
          <w:r w:rsidRPr="00F84C77">
            <w:rPr>
              <w:sz w:val="36"/>
              <w:szCs w:val="36"/>
            </w:rPr>
            <w:t>NTUitive</w:t>
          </w:r>
          <w:proofErr w:type="spellEnd"/>
          <w:r w:rsidRPr="00F84C77">
            <w:rPr>
              <w:sz w:val="36"/>
              <w:szCs w:val="36"/>
            </w:rPr>
            <w:t xml:space="preserve"> </w:t>
          </w:r>
          <w:r w:rsidR="00144042">
            <w:rPr>
              <w:sz w:val="36"/>
              <w:szCs w:val="36"/>
            </w:rPr>
            <w:t>Gap</w:t>
          </w:r>
          <w:r w:rsidR="006419F0">
            <w:rPr>
              <w:sz w:val="36"/>
              <w:szCs w:val="36"/>
            </w:rPr>
            <w:t xml:space="preserve"> (</w:t>
          </w:r>
          <w:r w:rsidR="00144042">
            <w:rPr>
              <w:sz w:val="36"/>
              <w:szCs w:val="36"/>
            </w:rPr>
            <w:t>POC</w:t>
          </w:r>
          <w:r w:rsidR="006419F0">
            <w:rPr>
              <w:sz w:val="36"/>
              <w:szCs w:val="36"/>
            </w:rPr>
            <w:t>)</w:t>
          </w:r>
          <w:r w:rsidR="00E07E07" w:rsidRPr="00F84C77">
            <w:rPr>
              <w:sz w:val="36"/>
              <w:szCs w:val="36"/>
            </w:rPr>
            <w:t xml:space="preserve"> Fund</w:t>
          </w:r>
        </w:p>
        <w:p w14:paraId="5948E4AB" w14:textId="77777777" w:rsidR="00774B62" w:rsidRPr="00E07E07" w:rsidRDefault="00774B62" w:rsidP="00E67A3D">
          <w:pPr>
            <w:pStyle w:val="a3"/>
            <w:jc w:val="center"/>
            <w:rPr>
              <w:sz w:val="36"/>
              <w:szCs w:val="36"/>
            </w:rPr>
          </w:pPr>
          <w:r w:rsidRPr="00F84C77">
            <w:rPr>
              <w:sz w:val="36"/>
              <w:szCs w:val="36"/>
            </w:rPr>
            <w:t>Application Form</w:t>
          </w:r>
        </w:p>
      </w:tc>
      <w:tc>
        <w:tcPr>
          <w:tcW w:w="2126" w:type="dxa"/>
          <w:vAlign w:val="center"/>
        </w:tcPr>
        <w:p w14:paraId="5C796377" w14:textId="77777777" w:rsidR="00774B62" w:rsidRPr="00796B27" w:rsidRDefault="00774B62" w:rsidP="00774B62">
          <w:pPr>
            <w:pStyle w:val="ab"/>
            <w:spacing w:line="360" w:lineRule="auto"/>
            <w:rPr>
              <w:sz w:val="32"/>
              <w:szCs w:val="32"/>
            </w:rPr>
          </w:pPr>
          <w:r w:rsidRPr="00774B62">
            <w:rPr>
              <w:noProof/>
              <w:sz w:val="18"/>
              <w:szCs w:val="18"/>
              <w:lang w:val="en-SG"/>
            </w:rPr>
            <mc:AlternateContent>
              <mc:Choice Requires="wps">
                <w:drawing>
                  <wp:anchor distT="0" distB="0" distL="114300" distR="114300" simplePos="0" relativeHeight="251663360" behindDoc="0" locked="0" layoutInCell="1" allowOverlap="1" wp14:anchorId="12CCF0D9" wp14:editId="5B4060E3">
                    <wp:simplePos x="0" y="0"/>
                    <wp:positionH relativeFrom="column">
                      <wp:posOffset>-64770</wp:posOffset>
                    </wp:positionH>
                    <wp:positionV relativeFrom="paragraph">
                      <wp:posOffset>-43180</wp:posOffset>
                    </wp:positionV>
                    <wp:extent cx="1304925" cy="1403985"/>
                    <wp:effectExtent l="0" t="0" r="28575" b="2476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1403985"/>
                            </a:xfrm>
                            <a:prstGeom prst="rect">
                              <a:avLst/>
                            </a:prstGeom>
                            <a:solidFill>
                              <a:srgbClr val="FFFFFF"/>
                            </a:solidFill>
                            <a:ln w="9525">
                              <a:solidFill>
                                <a:srgbClr val="000000"/>
                              </a:solidFill>
                              <a:miter lim="800000"/>
                              <a:headEnd/>
                              <a:tailEnd/>
                            </a:ln>
                          </wps:spPr>
                          <wps:txbx>
                            <w:txbxContent>
                              <w:p w14:paraId="06058F80" w14:textId="77777777" w:rsidR="00774B62" w:rsidRPr="00F84C77" w:rsidRDefault="00774B62" w:rsidP="00774B62">
                                <w:pPr>
                                  <w:spacing w:line="360" w:lineRule="auto"/>
                                  <w:rPr>
                                    <w:sz w:val="20"/>
                                    <w:szCs w:val="20"/>
                                  </w:rPr>
                                </w:pPr>
                                <w:r w:rsidRPr="00F84C77">
                                  <w:rPr>
                                    <w:sz w:val="20"/>
                                    <w:szCs w:val="20"/>
                                  </w:rPr>
                                  <w:t>For official use:</w:t>
                                </w:r>
                              </w:p>
                              <w:p w14:paraId="1E5EE3F7" w14:textId="77777777" w:rsidR="00774B62" w:rsidRPr="00F84C77" w:rsidRDefault="00AD5A81" w:rsidP="00774B62">
                                <w:pPr>
                                  <w:spacing w:line="360" w:lineRule="auto"/>
                                  <w:rPr>
                                    <w:sz w:val="20"/>
                                    <w:szCs w:val="20"/>
                                  </w:rPr>
                                </w:pPr>
                                <w:r>
                                  <w:rPr>
                                    <w:sz w:val="20"/>
                                    <w:szCs w:val="20"/>
                                  </w:rPr>
                                  <w:t>NGF/202</w:t>
                                </w:r>
                                <w:r w:rsidR="00357715">
                                  <w:rPr>
                                    <w:sz w:val="20"/>
                                    <w:szCs w:val="20"/>
                                  </w:rPr>
                                  <w:t>6</w:t>
                                </w:r>
                                <w:r w:rsidR="00774B62" w:rsidRPr="00F84C77">
                                  <w:rPr>
                                    <w:sz w:val="20"/>
                                    <w:szCs w:val="20"/>
                                  </w:rPr>
                                  <w:t>/</w:t>
                                </w:r>
                                <w:r w:rsidR="0062638B">
                                  <w:rPr>
                                    <w:sz w:val="20"/>
                                    <w:szCs w:val="20"/>
                                  </w:rPr>
                                  <w:t>20</w:t>
                                </w:r>
                                <w:r w:rsidR="00774B62" w:rsidRPr="00F84C77">
                                  <w:rPr>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2CCF0D9" id="_x0000_t202" coordsize="21600,21600" o:spt="202" path="m,l,21600r21600,l21600,xe">
                    <v:stroke joinstyle="miter"/>
                    <v:path gradientshapeok="t" o:connecttype="rect"/>
                  </v:shapetype>
                  <v:shape id="Text Box 2" o:spid="_x0000_s1026" type="#_x0000_t202" style="position:absolute;margin-left:-5.1pt;margin-top:-3.4pt;width:102.75pt;height:11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">
                    <v:textbox style="mso-fit-shape-to-text:t">
                      <w:txbxContent>
                        <w:p w14:paraId="06058F80" w14:textId="77777777" w:rsidR="00774B62" w:rsidRPr="00F84C77" w:rsidRDefault="00774B62" w:rsidP="00774B62">
                          <w:pPr>
                            <w:spacing w:line="360" w:lineRule="auto"/>
                            <w:rPr>
                              <w:sz w:val="20"/>
                              <w:szCs w:val="20"/>
                            </w:rPr>
                          </w:pPr>
                          <w:r w:rsidRPr="00F84C77">
                            <w:rPr>
                              <w:sz w:val="20"/>
                              <w:szCs w:val="20"/>
                            </w:rPr>
                            <w:t>For official use:</w:t>
                          </w:r>
                        </w:p>
                        <w:p w14:paraId="1E5EE3F7" w14:textId="77777777" w:rsidR="00774B62" w:rsidRPr="00F84C77" w:rsidRDefault="00AD5A81" w:rsidP="00774B62">
                          <w:pPr>
                            <w:spacing w:line="360" w:lineRule="auto"/>
                            <w:rPr>
                              <w:sz w:val="20"/>
                              <w:szCs w:val="20"/>
                            </w:rPr>
                          </w:pPr>
                          <w:r>
                            <w:rPr>
                              <w:sz w:val="20"/>
                              <w:szCs w:val="20"/>
                            </w:rPr>
                            <w:t>NGF/202</w:t>
                          </w:r>
                          <w:r w:rsidR="00357715">
                            <w:rPr>
                              <w:sz w:val="20"/>
                              <w:szCs w:val="20"/>
                            </w:rPr>
                            <w:t>6</w:t>
                          </w:r>
                          <w:r w:rsidR="00774B62" w:rsidRPr="00F84C77">
                            <w:rPr>
                              <w:sz w:val="20"/>
                              <w:szCs w:val="20"/>
                            </w:rPr>
                            <w:t>/</w:t>
                          </w:r>
                          <w:r w:rsidR="0062638B">
                            <w:rPr>
                              <w:sz w:val="20"/>
                              <w:szCs w:val="20"/>
                            </w:rPr>
                            <w:t>20</w:t>
                          </w:r>
                          <w:r w:rsidR="00774B62" w:rsidRPr="00F84C77">
                            <w:rPr>
                              <w:sz w:val="20"/>
                              <w:szCs w:val="20"/>
                            </w:rPr>
                            <w:t>/</w:t>
                          </w:r>
                        </w:p>
                      </w:txbxContent>
                    </v:textbox>
                  </v:shape>
                </w:pict>
              </mc:Fallback>
            </mc:AlternateContent>
          </w:r>
          <w:r>
            <w:rPr>
              <w:sz w:val="18"/>
              <w:szCs w:val="18"/>
            </w:rPr>
            <w:t xml:space="preserve"> </w:t>
          </w:r>
        </w:p>
      </w:tc>
    </w:tr>
  </w:tbl>
  <w:p w14:paraId="191C17A5" w14:textId="77777777" w:rsidR="00796B27" w:rsidRDefault="00796B27" w:rsidP="00796B2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0D54B5A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C8872D6"/>
    <w:multiLevelType w:val="hybridMultilevel"/>
    <w:tmpl w:val="8BE2C31A"/>
    <w:lvl w:ilvl="0" w:tplc="9918C636">
      <w:start w:val="1"/>
      <w:numFmt w:val="lowerLetter"/>
      <w:lvlText w:val="%1)"/>
      <w:lvlJc w:val="left"/>
      <w:pPr>
        <w:ind w:left="-1080" w:hanging="360"/>
      </w:pPr>
      <w:rPr>
        <w:rFonts w:hint="default"/>
      </w:rPr>
    </w:lvl>
    <w:lvl w:ilvl="1" w:tplc="48090019" w:tentative="1">
      <w:start w:val="1"/>
      <w:numFmt w:val="lowerLetter"/>
      <w:lvlText w:val="%2."/>
      <w:lvlJc w:val="left"/>
      <w:pPr>
        <w:ind w:left="-360" w:hanging="360"/>
      </w:pPr>
    </w:lvl>
    <w:lvl w:ilvl="2" w:tplc="4809001B" w:tentative="1">
      <w:start w:val="1"/>
      <w:numFmt w:val="lowerRoman"/>
      <w:lvlText w:val="%3."/>
      <w:lvlJc w:val="right"/>
      <w:pPr>
        <w:ind w:left="360" w:hanging="180"/>
      </w:pPr>
    </w:lvl>
    <w:lvl w:ilvl="3" w:tplc="4809000F" w:tentative="1">
      <w:start w:val="1"/>
      <w:numFmt w:val="decimal"/>
      <w:lvlText w:val="%4."/>
      <w:lvlJc w:val="left"/>
      <w:pPr>
        <w:ind w:left="1080" w:hanging="360"/>
      </w:pPr>
    </w:lvl>
    <w:lvl w:ilvl="4" w:tplc="48090019" w:tentative="1">
      <w:start w:val="1"/>
      <w:numFmt w:val="lowerLetter"/>
      <w:lvlText w:val="%5."/>
      <w:lvlJc w:val="left"/>
      <w:pPr>
        <w:ind w:left="1800" w:hanging="360"/>
      </w:pPr>
    </w:lvl>
    <w:lvl w:ilvl="5" w:tplc="4809001B" w:tentative="1">
      <w:start w:val="1"/>
      <w:numFmt w:val="lowerRoman"/>
      <w:lvlText w:val="%6."/>
      <w:lvlJc w:val="right"/>
      <w:pPr>
        <w:ind w:left="2520" w:hanging="180"/>
      </w:pPr>
    </w:lvl>
    <w:lvl w:ilvl="6" w:tplc="4809000F" w:tentative="1">
      <w:start w:val="1"/>
      <w:numFmt w:val="decimal"/>
      <w:lvlText w:val="%7."/>
      <w:lvlJc w:val="left"/>
      <w:pPr>
        <w:ind w:left="3240" w:hanging="360"/>
      </w:pPr>
    </w:lvl>
    <w:lvl w:ilvl="7" w:tplc="48090019" w:tentative="1">
      <w:start w:val="1"/>
      <w:numFmt w:val="lowerLetter"/>
      <w:lvlText w:val="%8."/>
      <w:lvlJc w:val="left"/>
      <w:pPr>
        <w:ind w:left="3960" w:hanging="360"/>
      </w:pPr>
    </w:lvl>
    <w:lvl w:ilvl="8" w:tplc="4809001B" w:tentative="1">
      <w:start w:val="1"/>
      <w:numFmt w:val="lowerRoman"/>
      <w:lvlText w:val="%9."/>
      <w:lvlJc w:val="right"/>
      <w:pPr>
        <w:ind w:left="4680" w:hanging="180"/>
      </w:pPr>
    </w:lvl>
  </w:abstractNum>
  <w:abstractNum w:abstractNumId="2" w15:restartNumberingAfterBreak="0">
    <w:nsid w:val="0E9407AB"/>
    <w:multiLevelType w:val="hybridMultilevel"/>
    <w:tmpl w:val="F828ADB8"/>
    <w:lvl w:ilvl="0" w:tplc="3572A972">
      <w:start w:val="1"/>
      <w:numFmt w:val="bullet"/>
      <w:lvlText w:val=""/>
      <w:lvlJc w:val="left"/>
      <w:pPr>
        <w:ind w:left="720" w:hanging="360"/>
      </w:pPr>
      <w:rPr>
        <w:rFonts w:ascii="Times New Roman" w:hAnsi="Times New Roman" w:cs="Times New Roman" w:hint="default"/>
      </w:rPr>
    </w:lvl>
    <w:lvl w:ilvl="1" w:tplc="48090003" w:tentative="1">
      <w:start w:val="1"/>
      <w:numFmt w:val="bullet"/>
      <w:lvlText w:val="o"/>
      <w:lvlJc w:val="left"/>
      <w:pPr>
        <w:ind w:left="1440" w:hanging="360"/>
      </w:pPr>
      <w:rPr>
        <w:rFonts w:ascii="Times New Roman" w:hAnsi="Times New Roman" w:cs="Times New Roman" w:hint="default"/>
      </w:rPr>
    </w:lvl>
    <w:lvl w:ilvl="2" w:tplc="48090005" w:tentative="1">
      <w:start w:val="1"/>
      <w:numFmt w:val="bullet"/>
      <w:lvlText w:val=""/>
      <w:lvlJc w:val="left"/>
      <w:pPr>
        <w:ind w:left="2160" w:hanging="360"/>
      </w:pPr>
      <w:rPr>
        <w:rFonts w:ascii="Times New Roman" w:hAnsi="Times New Roman" w:hint="default"/>
      </w:rPr>
    </w:lvl>
    <w:lvl w:ilvl="3" w:tplc="48090001" w:tentative="1">
      <w:start w:val="1"/>
      <w:numFmt w:val="bullet"/>
      <w:lvlText w:val=""/>
      <w:lvlJc w:val="left"/>
      <w:pPr>
        <w:ind w:left="2880" w:hanging="360"/>
      </w:pPr>
      <w:rPr>
        <w:rFonts w:ascii="Times New Roman" w:hAnsi="Times New Roman" w:hint="default"/>
      </w:rPr>
    </w:lvl>
    <w:lvl w:ilvl="4" w:tplc="48090003" w:tentative="1">
      <w:start w:val="1"/>
      <w:numFmt w:val="bullet"/>
      <w:lvlText w:val="o"/>
      <w:lvlJc w:val="left"/>
      <w:pPr>
        <w:ind w:left="3600" w:hanging="360"/>
      </w:pPr>
      <w:rPr>
        <w:rFonts w:ascii="Times New Roman" w:hAnsi="Times New Roman" w:cs="Times New Roman" w:hint="default"/>
      </w:rPr>
    </w:lvl>
    <w:lvl w:ilvl="5" w:tplc="48090005" w:tentative="1">
      <w:start w:val="1"/>
      <w:numFmt w:val="bullet"/>
      <w:lvlText w:val=""/>
      <w:lvlJc w:val="left"/>
      <w:pPr>
        <w:ind w:left="4320" w:hanging="360"/>
      </w:pPr>
      <w:rPr>
        <w:rFonts w:ascii="Times New Roman" w:hAnsi="Times New Roman" w:hint="default"/>
      </w:rPr>
    </w:lvl>
    <w:lvl w:ilvl="6" w:tplc="48090001" w:tentative="1">
      <w:start w:val="1"/>
      <w:numFmt w:val="bullet"/>
      <w:lvlText w:val=""/>
      <w:lvlJc w:val="left"/>
      <w:pPr>
        <w:ind w:left="5040" w:hanging="360"/>
      </w:pPr>
      <w:rPr>
        <w:rFonts w:ascii="Times New Roman" w:hAnsi="Times New Roman" w:hint="default"/>
      </w:rPr>
    </w:lvl>
    <w:lvl w:ilvl="7" w:tplc="48090003" w:tentative="1">
      <w:start w:val="1"/>
      <w:numFmt w:val="bullet"/>
      <w:lvlText w:val="o"/>
      <w:lvlJc w:val="left"/>
      <w:pPr>
        <w:ind w:left="5760" w:hanging="360"/>
      </w:pPr>
      <w:rPr>
        <w:rFonts w:ascii="Times New Roman" w:hAnsi="Times New Roman" w:cs="Times New Roman" w:hint="default"/>
      </w:rPr>
    </w:lvl>
    <w:lvl w:ilvl="8" w:tplc="48090005" w:tentative="1">
      <w:start w:val="1"/>
      <w:numFmt w:val="bullet"/>
      <w:lvlText w:val=""/>
      <w:lvlJc w:val="left"/>
      <w:pPr>
        <w:ind w:left="6480" w:hanging="360"/>
      </w:pPr>
      <w:rPr>
        <w:rFonts w:ascii="Times New Roman" w:hAnsi="Times New Roman" w:hint="default"/>
      </w:rPr>
    </w:lvl>
  </w:abstractNum>
  <w:abstractNum w:abstractNumId="3" w15:restartNumberingAfterBreak="0">
    <w:nsid w:val="182458D0"/>
    <w:multiLevelType w:val="hybridMultilevel"/>
    <w:tmpl w:val="87D0B3A4"/>
    <w:lvl w:ilvl="0" w:tplc="DC2E556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1A502E4C"/>
    <w:multiLevelType w:val="hybridMultilevel"/>
    <w:tmpl w:val="B4F6CF0A"/>
    <w:lvl w:ilvl="0" w:tplc="7B5ACF40">
      <w:start w:val="1"/>
      <w:numFmt w:val="decimal"/>
      <w:lvlText w:val="%1."/>
      <w:lvlJc w:val="left"/>
      <w:pPr>
        <w:tabs>
          <w:tab w:val="num" w:pos="1080"/>
        </w:tabs>
        <w:ind w:left="1080" w:hanging="360"/>
      </w:pPr>
      <w:rPr>
        <w:rFonts w:hint="default"/>
        <w:b w:val="0"/>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1AC05DF1"/>
    <w:multiLevelType w:val="hybridMultilevel"/>
    <w:tmpl w:val="6FF8021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1F967636"/>
    <w:multiLevelType w:val="hybridMultilevel"/>
    <w:tmpl w:val="B4104CD6"/>
    <w:lvl w:ilvl="0" w:tplc="04090001">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Times New Roman" w:hAnsi="Times New Roman" w:cs="Times New Roman" w:hint="default"/>
      </w:rPr>
    </w:lvl>
    <w:lvl w:ilvl="2" w:tplc="04090005" w:tentative="1">
      <w:start w:val="1"/>
      <w:numFmt w:val="bullet"/>
      <w:lvlText w:val=""/>
      <w:lvlJc w:val="left"/>
      <w:pPr>
        <w:ind w:left="2880" w:hanging="360"/>
      </w:pPr>
      <w:rPr>
        <w:rFonts w:ascii="Times New Roman" w:hAnsi="Times New Roman" w:hint="default"/>
      </w:rPr>
    </w:lvl>
    <w:lvl w:ilvl="3" w:tplc="04090001" w:tentative="1">
      <w:start w:val="1"/>
      <w:numFmt w:val="bullet"/>
      <w:lvlText w:val=""/>
      <w:lvlJc w:val="left"/>
      <w:pPr>
        <w:ind w:left="3600" w:hanging="360"/>
      </w:pPr>
      <w:rPr>
        <w:rFonts w:ascii="Times New Roman" w:hAnsi="Times New Roman" w:hint="default"/>
      </w:rPr>
    </w:lvl>
    <w:lvl w:ilvl="4" w:tplc="04090003" w:tentative="1">
      <w:start w:val="1"/>
      <w:numFmt w:val="bullet"/>
      <w:lvlText w:val="o"/>
      <w:lvlJc w:val="left"/>
      <w:pPr>
        <w:ind w:left="4320" w:hanging="360"/>
      </w:pPr>
      <w:rPr>
        <w:rFonts w:ascii="Times New Roman" w:hAnsi="Times New Roman" w:cs="Times New Roman" w:hint="default"/>
      </w:rPr>
    </w:lvl>
    <w:lvl w:ilvl="5" w:tplc="04090005" w:tentative="1">
      <w:start w:val="1"/>
      <w:numFmt w:val="bullet"/>
      <w:lvlText w:val=""/>
      <w:lvlJc w:val="left"/>
      <w:pPr>
        <w:ind w:left="5040" w:hanging="360"/>
      </w:pPr>
      <w:rPr>
        <w:rFonts w:ascii="Times New Roman" w:hAnsi="Times New Roman" w:hint="default"/>
      </w:rPr>
    </w:lvl>
    <w:lvl w:ilvl="6" w:tplc="04090001" w:tentative="1">
      <w:start w:val="1"/>
      <w:numFmt w:val="bullet"/>
      <w:lvlText w:val=""/>
      <w:lvlJc w:val="left"/>
      <w:pPr>
        <w:ind w:left="5760" w:hanging="360"/>
      </w:pPr>
      <w:rPr>
        <w:rFonts w:ascii="Times New Roman" w:hAnsi="Times New Roman" w:hint="default"/>
      </w:rPr>
    </w:lvl>
    <w:lvl w:ilvl="7" w:tplc="04090003" w:tentative="1">
      <w:start w:val="1"/>
      <w:numFmt w:val="bullet"/>
      <w:lvlText w:val="o"/>
      <w:lvlJc w:val="left"/>
      <w:pPr>
        <w:ind w:left="6480" w:hanging="360"/>
      </w:pPr>
      <w:rPr>
        <w:rFonts w:ascii="Times New Roman" w:hAnsi="Times New Roman" w:cs="Times New Roman" w:hint="default"/>
      </w:rPr>
    </w:lvl>
    <w:lvl w:ilvl="8" w:tplc="04090005" w:tentative="1">
      <w:start w:val="1"/>
      <w:numFmt w:val="bullet"/>
      <w:lvlText w:val=""/>
      <w:lvlJc w:val="left"/>
      <w:pPr>
        <w:ind w:left="7200" w:hanging="360"/>
      </w:pPr>
      <w:rPr>
        <w:rFonts w:ascii="Times New Roman" w:hAnsi="Times New Roman" w:hint="default"/>
      </w:rPr>
    </w:lvl>
  </w:abstractNum>
  <w:abstractNum w:abstractNumId="7" w15:restartNumberingAfterBreak="0">
    <w:nsid w:val="281D13CA"/>
    <w:multiLevelType w:val="hybridMultilevel"/>
    <w:tmpl w:val="B44C4CBE"/>
    <w:lvl w:ilvl="0" w:tplc="48090015">
      <w:start w:val="1"/>
      <w:numFmt w:val="upp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8" w15:restartNumberingAfterBreak="0">
    <w:nsid w:val="324E24D2"/>
    <w:multiLevelType w:val="hybridMultilevel"/>
    <w:tmpl w:val="F63049D4"/>
    <w:lvl w:ilvl="0" w:tplc="48090015">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36575757"/>
    <w:multiLevelType w:val="hybridMultilevel"/>
    <w:tmpl w:val="5E7C2A7C"/>
    <w:lvl w:ilvl="0" w:tplc="04090001">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Times New Roman" w:hAnsi="Times New Roman" w:cs="Times New Roman" w:hint="default"/>
      </w:rPr>
    </w:lvl>
    <w:lvl w:ilvl="2" w:tplc="04090005" w:tentative="1">
      <w:start w:val="1"/>
      <w:numFmt w:val="bullet"/>
      <w:lvlText w:val=""/>
      <w:lvlJc w:val="left"/>
      <w:pPr>
        <w:ind w:left="2880" w:hanging="360"/>
      </w:pPr>
      <w:rPr>
        <w:rFonts w:ascii="Times New Roman" w:hAnsi="Times New Roman" w:hint="default"/>
      </w:rPr>
    </w:lvl>
    <w:lvl w:ilvl="3" w:tplc="04090001" w:tentative="1">
      <w:start w:val="1"/>
      <w:numFmt w:val="bullet"/>
      <w:lvlText w:val=""/>
      <w:lvlJc w:val="left"/>
      <w:pPr>
        <w:ind w:left="3600" w:hanging="360"/>
      </w:pPr>
      <w:rPr>
        <w:rFonts w:ascii="Times New Roman" w:hAnsi="Times New Roman" w:hint="default"/>
      </w:rPr>
    </w:lvl>
    <w:lvl w:ilvl="4" w:tplc="04090003" w:tentative="1">
      <w:start w:val="1"/>
      <w:numFmt w:val="bullet"/>
      <w:lvlText w:val="o"/>
      <w:lvlJc w:val="left"/>
      <w:pPr>
        <w:ind w:left="4320" w:hanging="360"/>
      </w:pPr>
      <w:rPr>
        <w:rFonts w:ascii="Times New Roman" w:hAnsi="Times New Roman" w:cs="Times New Roman" w:hint="default"/>
      </w:rPr>
    </w:lvl>
    <w:lvl w:ilvl="5" w:tplc="04090005" w:tentative="1">
      <w:start w:val="1"/>
      <w:numFmt w:val="bullet"/>
      <w:lvlText w:val=""/>
      <w:lvlJc w:val="left"/>
      <w:pPr>
        <w:ind w:left="5040" w:hanging="360"/>
      </w:pPr>
      <w:rPr>
        <w:rFonts w:ascii="Times New Roman" w:hAnsi="Times New Roman" w:hint="default"/>
      </w:rPr>
    </w:lvl>
    <w:lvl w:ilvl="6" w:tplc="04090001" w:tentative="1">
      <w:start w:val="1"/>
      <w:numFmt w:val="bullet"/>
      <w:lvlText w:val=""/>
      <w:lvlJc w:val="left"/>
      <w:pPr>
        <w:ind w:left="5760" w:hanging="360"/>
      </w:pPr>
      <w:rPr>
        <w:rFonts w:ascii="Times New Roman" w:hAnsi="Times New Roman" w:hint="default"/>
      </w:rPr>
    </w:lvl>
    <w:lvl w:ilvl="7" w:tplc="04090003" w:tentative="1">
      <w:start w:val="1"/>
      <w:numFmt w:val="bullet"/>
      <w:lvlText w:val="o"/>
      <w:lvlJc w:val="left"/>
      <w:pPr>
        <w:ind w:left="6480" w:hanging="360"/>
      </w:pPr>
      <w:rPr>
        <w:rFonts w:ascii="Times New Roman" w:hAnsi="Times New Roman" w:cs="Times New Roman" w:hint="default"/>
      </w:rPr>
    </w:lvl>
    <w:lvl w:ilvl="8" w:tplc="04090005" w:tentative="1">
      <w:start w:val="1"/>
      <w:numFmt w:val="bullet"/>
      <w:lvlText w:val=""/>
      <w:lvlJc w:val="left"/>
      <w:pPr>
        <w:ind w:left="7200" w:hanging="360"/>
      </w:pPr>
      <w:rPr>
        <w:rFonts w:ascii="Times New Roman" w:hAnsi="Times New Roman" w:hint="default"/>
      </w:rPr>
    </w:lvl>
  </w:abstractNum>
  <w:abstractNum w:abstractNumId="10" w15:restartNumberingAfterBreak="0">
    <w:nsid w:val="43606EE6"/>
    <w:multiLevelType w:val="hybridMultilevel"/>
    <w:tmpl w:val="37BED2F6"/>
    <w:lvl w:ilvl="0" w:tplc="C3A299EC">
      <w:start w:val="1"/>
      <w:numFmt w:val="bullet"/>
      <w:lvlText w:val=""/>
      <w:lvlJc w:val="left"/>
      <w:pPr>
        <w:ind w:left="720" w:hanging="360"/>
      </w:pPr>
      <w:rPr>
        <w:rFonts w:ascii="Times New Roman" w:hAnsi="Times New Roman" w:hint="default"/>
        <w:color w:val="000000"/>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11" w15:restartNumberingAfterBreak="0">
    <w:nsid w:val="44A3678E"/>
    <w:multiLevelType w:val="hybridMultilevel"/>
    <w:tmpl w:val="33A6CBF4"/>
    <w:lvl w:ilvl="0" w:tplc="3E2200B4">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2" w15:restartNumberingAfterBreak="0">
    <w:nsid w:val="49383339"/>
    <w:multiLevelType w:val="hybridMultilevel"/>
    <w:tmpl w:val="7FE63CB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3" w15:restartNumberingAfterBreak="0">
    <w:nsid w:val="54F21597"/>
    <w:multiLevelType w:val="multilevel"/>
    <w:tmpl w:val="03F886A8"/>
    <w:lvl w:ilvl="0">
      <w:start w:val="1"/>
      <w:numFmt w:val="decimal"/>
      <w:lvlText w:val="%1."/>
      <w:lvlJc w:val="left"/>
      <w:pPr>
        <w:ind w:left="720" w:hanging="720"/>
      </w:pPr>
      <w:rPr>
        <w:rFonts w:hint="default"/>
        <w:b/>
        <w:i w:val="0"/>
        <w:caps/>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ascii="Times New Roman" w:hAnsi="Times New Roman"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ind w:left="1440" w:hanging="720"/>
      </w:pPr>
      <w:rPr>
        <w:rFonts w:ascii="Times New Roman" w:hAnsi="Times New Roman"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ind w:left="2160" w:hanging="720"/>
      </w:pPr>
      <w:rPr>
        <w:rFonts w:ascii="Times New Roman" w:hAnsi="Times New Roman"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90D0AED"/>
    <w:multiLevelType w:val="hybridMultilevel"/>
    <w:tmpl w:val="A71698D4"/>
    <w:lvl w:ilvl="0" w:tplc="82EC0B30">
      <w:start w:val="7"/>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5BC8585B"/>
    <w:multiLevelType w:val="hybridMultilevel"/>
    <w:tmpl w:val="A9DE254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5F5B75A0"/>
    <w:multiLevelType w:val="hybridMultilevel"/>
    <w:tmpl w:val="AC188ABC"/>
    <w:lvl w:ilvl="0" w:tplc="04090001">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17" w15:restartNumberingAfterBreak="0">
    <w:nsid w:val="616D6777"/>
    <w:multiLevelType w:val="hybridMultilevel"/>
    <w:tmpl w:val="3E327244"/>
    <w:lvl w:ilvl="0" w:tplc="7B5ACF40">
      <w:start w:val="1"/>
      <w:numFmt w:val="decimal"/>
      <w:lvlText w:val="%1."/>
      <w:lvlJc w:val="left"/>
      <w:pPr>
        <w:tabs>
          <w:tab w:val="num" w:pos="1800"/>
        </w:tabs>
        <w:ind w:left="1800" w:hanging="360"/>
      </w:pPr>
      <w:rPr>
        <w:rFonts w:hint="default"/>
        <w:b w:val="0"/>
        <w:i/>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18" w15:restartNumberingAfterBreak="0">
    <w:nsid w:val="69390751"/>
    <w:multiLevelType w:val="hybridMultilevel"/>
    <w:tmpl w:val="AD16956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6A173457"/>
    <w:multiLevelType w:val="hybridMultilevel"/>
    <w:tmpl w:val="1854C09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6C6700FB"/>
    <w:multiLevelType w:val="hybridMultilevel"/>
    <w:tmpl w:val="A412B796"/>
    <w:lvl w:ilvl="0" w:tplc="04090001">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21" w15:restartNumberingAfterBreak="0">
    <w:nsid w:val="76FA252B"/>
    <w:multiLevelType w:val="hybridMultilevel"/>
    <w:tmpl w:val="FBFC925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39507129">
    <w:abstractNumId w:val="13"/>
  </w:num>
  <w:num w:numId="2" w16cid:durableId="2093893593">
    <w:abstractNumId w:val="19"/>
  </w:num>
  <w:num w:numId="3" w16cid:durableId="162086307">
    <w:abstractNumId w:val="1"/>
  </w:num>
  <w:num w:numId="4" w16cid:durableId="26107164">
    <w:abstractNumId w:val="11"/>
  </w:num>
  <w:num w:numId="5" w16cid:durableId="1164469773">
    <w:abstractNumId w:val="8"/>
  </w:num>
  <w:num w:numId="6" w16cid:durableId="1782603581">
    <w:abstractNumId w:val="7"/>
  </w:num>
  <w:num w:numId="7" w16cid:durableId="651254072">
    <w:abstractNumId w:val="5"/>
  </w:num>
  <w:num w:numId="8" w16cid:durableId="582833176">
    <w:abstractNumId w:val="18"/>
  </w:num>
  <w:num w:numId="9" w16cid:durableId="317029423">
    <w:abstractNumId w:val="21"/>
  </w:num>
  <w:num w:numId="10" w16cid:durableId="497893025">
    <w:abstractNumId w:val="4"/>
  </w:num>
  <w:num w:numId="11" w16cid:durableId="802887933">
    <w:abstractNumId w:val="17"/>
  </w:num>
  <w:num w:numId="12" w16cid:durableId="1603954812">
    <w:abstractNumId w:val="6"/>
  </w:num>
  <w:num w:numId="13" w16cid:durableId="475025715">
    <w:abstractNumId w:val="10"/>
  </w:num>
  <w:num w:numId="14" w16cid:durableId="2066483459">
    <w:abstractNumId w:val="20"/>
  </w:num>
  <w:num w:numId="15" w16cid:durableId="1438481346">
    <w:abstractNumId w:val="16"/>
  </w:num>
  <w:num w:numId="16" w16cid:durableId="189496462">
    <w:abstractNumId w:val="14"/>
  </w:num>
  <w:num w:numId="17" w16cid:durableId="1676378043">
    <w:abstractNumId w:val="3"/>
  </w:num>
  <w:num w:numId="18" w16cid:durableId="1783378287">
    <w:abstractNumId w:val="2"/>
  </w:num>
  <w:num w:numId="19" w16cid:durableId="31518270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8595321">
    <w:abstractNumId w:val="15"/>
  </w:num>
  <w:num w:numId="21" w16cid:durableId="616522562">
    <w:abstractNumId w:val="9"/>
  </w:num>
  <w:num w:numId="22" w16cid:durableId="2788037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 Jianfeng">
    <w15:presenceInfo w15:providerId="Windows Live" w15:userId="c82f4e25e81e1b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trackRevision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732"/>
    <w:rsid w:val="00013308"/>
    <w:rsid w:val="0001668F"/>
    <w:rsid w:val="00017F88"/>
    <w:rsid w:val="000227C1"/>
    <w:rsid w:val="00032DAA"/>
    <w:rsid w:val="00037CFD"/>
    <w:rsid w:val="00053CD9"/>
    <w:rsid w:val="00055F80"/>
    <w:rsid w:val="00057737"/>
    <w:rsid w:val="00073B05"/>
    <w:rsid w:val="0009154C"/>
    <w:rsid w:val="00097EBE"/>
    <w:rsid w:val="000B1676"/>
    <w:rsid w:val="000B1B44"/>
    <w:rsid w:val="000B674E"/>
    <w:rsid w:val="000C688E"/>
    <w:rsid w:val="000D0768"/>
    <w:rsid w:val="000E2458"/>
    <w:rsid w:val="00105C5A"/>
    <w:rsid w:val="001158B8"/>
    <w:rsid w:val="0012390C"/>
    <w:rsid w:val="0012541D"/>
    <w:rsid w:val="001338B9"/>
    <w:rsid w:val="00144042"/>
    <w:rsid w:val="001452E6"/>
    <w:rsid w:val="0017291E"/>
    <w:rsid w:val="00185E76"/>
    <w:rsid w:val="001A1732"/>
    <w:rsid w:val="001A3B93"/>
    <w:rsid w:val="001A4093"/>
    <w:rsid w:val="001A4B96"/>
    <w:rsid w:val="001B476C"/>
    <w:rsid w:val="001C13B7"/>
    <w:rsid w:val="001C68C8"/>
    <w:rsid w:val="001D0B3E"/>
    <w:rsid w:val="001E2C07"/>
    <w:rsid w:val="001F2365"/>
    <w:rsid w:val="00237560"/>
    <w:rsid w:val="00244B0F"/>
    <w:rsid w:val="0025020D"/>
    <w:rsid w:val="00260348"/>
    <w:rsid w:val="00264F7C"/>
    <w:rsid w:val="0027658E"/>
    <w:rsid w:val="00281795"/>
    <w:rsid w:val="00285185"/>
    <w:rsid w:val="00293CDB"/>
    <w:rsid w:val="00294727"/>
    <w:rsid w:val="002A291C"/>
    <w:rsid w:val="002A62E7"/>
    <w:rsid w:val="002C26AC"/>
    <w:rsid w:val="002D3E01"/>
    <w:rsid w:val="002D4084"/>
    <w:rsid w:val="002D6D8C"/>
    <w:rsid w:val="002F6BA7"/>
    <w:rsid w:val="003151C8"/>
    <w:rsid w:val="0031733A"/>
    <w:rsid w:val="00322EFA"/>
    <w:rsid w:val="00326899"/>
    <w:rsid w:val="003278CC"/>
    <w:rsid w:val="00331753"/>
    <w:rsid w:val="00332BEC"/>
    <w:rsid w:val="003342A5"/>
    <w:rsid w:val="0033528D"/>
    <w:rsid w:val="0033725A"/>
    <w:rsid w:val="00344E38"/>
    <w:rsid w:val="003459DA"/>
    <w:rsid w:val="00353F88"/>
    <w:rsid w:val="00357715"/>
    <w:rsid w:val="00361F7C"/>
    <w:rsid w:val="00392443"/>
    <w:rsid w:val="003A2854"/>
    <w:rsid w:val="003A4FE8"/>
    <w:rsid w:val="003C2478"/>
    <w:rsid w:val="003D41AB"/>
    <w:rsid w:val="003D5532"/>
    <w:rsid w:val="003E0F44"/>
    <w:rsid w:val="003E40DA"/>
    <w:rsid w:val="003F2111"/>
    <w:rsid w:val="003F4335"/>
    <w:rsid w:val="00420C9E"/>
    <w:rsid w:val="004222A3"/>
    <w:rsid w:val="0042359B"/>
    <w:rsid w:val="004257CD"/>
    <w:rsid w:val="00427215"/>
    <w:rsid w:val="0043760C"/>
    <w:rsid w:val="00440041"/>
    <w:rsid w:val="004467A8"/>
    <w:rsid w:val="00453AC6"/>
    <w:rsid w:val="004650A2"/>
    <w:rsid w:val="004664D3"/>
    <w:rsid w:val="00475C5E"/>
    <w:rsid w:val="0048055F"/>
    <w:rsid w:val="00496BDF"/>
    <w:rsid w:val="004A03EA"/>
    <w:rsid w:val="004A245C"/>
    <w:rsid w:val="004B0825"/>
    <w:rsid w:val="004B30EA"/>
    <w:rsid w:val="004C0BB9"/>
    <w:rsid w:val="004C4F3A"/>
    <w:rsid w:val="004E07E3"/>
    <w:rsid w:val="004E1454"/>
    <w:rsid w:val="004F453D"/>
    <w:rsid w:val="005356CA"/>
    <w:rsid w:val="00546FA4"/>
    <w:rsid w:val="00564344"/>
    <w:rsid w:val="00565A89"/>
    <w:rsid w:val="00595907"/>
    <w:rsid w:val="005A15FA"/>
    <w:rsid w:val="005A2A0A"/>
    <w:rsid w:val="005A6B8E"/>
    <w:rsid w:val="005B3E86"/>
    <w:rsid w:val="005B6A82"/>
    <w:rsid w:val="005B7246"/>
    <w:rsid w:val="005C1BAB"/>
    <w:rsid w:val="005C3FC4"/>
    <w:rsid w:val="005E56AD"/>
    <w:rsid w:val="005E627F"/>
    <w:rsid w:val="005F08AD"/>
    <w:rsid w:val="005F4307"/>
    <w:rsid w:val="006161FC"/>
    <w:rsid w:val="00620A12"/>
    <w:rsid w:val="00623CEA"/>
    <w:rsid w:val="0062535F"/>
    <w:rsid w:val="0062638B"/>
    <w:rsid w:val="0063226B"/>
    <w:rsid w:val="00635739"/>
    <w:rsid w:val="00640E23"/>
    <w:rsid w:val="006419F0"/>
    <w:rsid w:val="00646A70"/>
    <w:rsid w:val="00650890"/>
    <w:rsid w:val="006649B7"/>
    <w:rsid w:val="00667B4E"/>
    <w:rsid w:val="00667E32"/>
    <w:rsid w:val="00682BDB"/>
    <w:rsid w:val="00691BE2"/>
    <w:rsid w:val="006925A5"/>
    <w:rsid w:val="006A3D68"/>
    <w:rsid w:val="006B40B6"/>
    <w:rsid w:val="006F453C"/>
    <w:rsid w:val="00706C81"/>
    <w:rsid w:val="007222EB"/>
    <w:rsid w:val="007347D0"/>
    <w:rsid w:val="00741384"/>
    <w:rsid w:val="007427D6"/>
    <w:rsid w:val="00745340"/>
    <w:rsid w:val="00751C9A"/>
    <w:rsid w:val="00761106"/>
    <w:rsid w:val="00773741"/>
    <w:rsid w:val="00774B62"/>
    <w:rsid w:val="007819B5"/>
    <w:rsid w:val="00795F69"/>
    <w:rsid w:val="00796B27"/>
    <w:rsid w:val="007A695E"/>
    <w:rsid w:val="007B06F8"/>
    <w:rsid w:val="007B0B89"/>
    <w:rsid w:val="007B1973"/>
    <w:rsid w:val="007D4AE5"/>
    <w:rsid w:val="007E5595"/>
    <w:rsid w:val="008014C9"/>
    <w:rsid w:val="0080323F"/>
    <w:rsid w:val="00810E7A"/>
    <w:rsid w:val="00822801"/>
    <w:rsid w:val="00826D5E"/>
    <w:rsid w:val="008271FF"/>
    <w:rsid w:val="00834C12"/>
    <w:rsid w:val="0084611E"/>
    <w:rsid w:val="008735E6"/>
    <w:rsid w:val="008764D6"/>
    <w:rsid w:val="008A4EBB"/>
    <w:rsid w:val="008B6AD6"/>
    <w:rsid w:val="008C224A"/>
    <w:rsid w:val="008E4EB9"/>
    <w:rsid w:val="00934329"/>
    <w:rsid w:val="0094165D"/>
    <w:rsid w:val="00941A4F"/>
    <w:rsid w:val="00946976"/>
    <w:rsid w:val="00952F4F"/>
    <w:rsid w:val="009561D9"/>
    <w:rsid w:val="00976985"/>
    <w:rsid w:val="009A0236"/>
    <w:rsid w:val="009A2526"/>
    <w:rsid w:val="009F2A85"/>
    <w:rsid w:val="00A046D5"/>
    <w:rsid w:val="00A04FCD"/>
    <w:rsid w:val="00A24C42"/>
    <w:rsid w:val="00A346B3"/>
    <w:rsid w:val="00A36ECB"/>
    <w:rsid w:val="00A62EFF"/>
    <w:rsid w:val="00A763B7"/>
    <w:rsid w:val="00A96E7A"/>
    <w:rsid w:val="00A96FFF"/>
    <w:rsid w:val="00AA34D9"/>
    <w:rsid w:val="00AC01EA"/>
    <w:rsid w:val="00AC318E"/>
    <w:rsid w:val="00AC44DB"/>
    <w:rsid w:val="00AD5A81"/>
    <w:rsid w:val="00AD7833"/>
    <w:rsid w:val="00AE78B0"/>
    <w:rsid w:val="00B05705"/>
    <w:rsid w:val="00B11316"/>
    <w:rsid w:val="00B17814"/>
    <w:rsid w:val="00B33246"/>
    <w:rsid w:val="00B35F69"/>
    <w:rsid w:val="00B409E7"/>
    <w:rsid w:val="00B46ECB"/>
    <w:rsid w:val="00B50BD9"/>
    <w:rsid w:val="00B76593"/>
    <w:rsid w:val="00B879FF"/>
    <w:rsid w:val="00B91483"/>
    <w:rsid w:val="00B9616B"/>
    <w:rsid w:val="00BA1BD2"/>
    <w:rsid w:val="00BA527B"/>
    <w:rsid w:val="00BB0AC9"/>
    <w:rsid w:val="00BC60AA"/>
    <w:rsid w:val="00BD07EC"/>
    <w:rsid w:val="00BD709A"/>
    <w:rsid w:val="00BF4F8F"/>
    <w:rsid w:val="00C0237C"/>
    <w:rsid w:val="00C12BCB"/>
    <w:rsid w:val="00C2540E"/>
    <w:rsid w:val="00C2733A"/>
    <w:rsid w:val="00C27782"/>
    <w:rsid w:val="00C33BB8"/>
    <w:rsid w:val="00C446EE"/>
    <w:rsid w:val="00C44E26"/>
    <w:rsid w:val="00C64598"/>
    <w:rsid w:val="00C706C6"/>
    <w:rsid w:val="00C71ADF"/>
    <w:rsid w:val="00C758D0"/>
    <w:rsid w:val="00C82AF2"/>
    <w:rsid w:val="00C85B29"/>
    <w:rsid w:val="00C9380D"/>
    <w:rsid w:val="00CA1A83"/>
    <w:rsid w:val="00CA3B28"/>
    <w:rsid w:val="00CA7142"/>
    <w:rsid w:val="00CB1C46"/>
    <w:rsid w:val="00CE30CE"/>
    <w:rsid w:val="00CE63AA"/>
    <w:rsid w:val="00CF2128"/>
    <w:rsid w:val="00D0012B"/>
    <w:rsid w:val="00D041D9"/>
    <w:rsid w:val="00D05BB2"/>
    <w:rsid w:val="00D05D43"/>
    <w:rsid w:val="00D15E5A"/>
    <w:rsid w:val="00D23136"/>
    <w:rsid w:val="00D40531"/>
    <w:rsid w:val="00D43CE7"/>
    <w:rsid w:val="00D50F5E"/>
    <w:rsid w:val="00D51CE3"/>
    <w:rsid w:val="00D6793C"/>
    <w:rsid w:val="00D70113"/>
    <w:rsid w:val="00D74172"/>
    <w:rsid w:val="00D94D33"/>
    <w:rsid w:val="00DA7364"/>
    <w:rsid w:val="00DF2DFB"/>
    <w:rsid w:val="00DF3C11"/>
    <w:rsid w:val="00E07257"/>
    <w:rsid w:val="00E07E07"/>
    <w:rsid w:val="00E12FA2"/>
    <w:rsid w:val="00E1756A"/>
    <w:rsid w:val="00E25617"/>
    <w:rsid w:val="00E30715"/>
    <w:rsid w:val="00E37FF5"/>
    <w:rsid w:val="00E40931"/>
    <w:rsid w:val="00E40D8B"/>
    <w:rsid w:val="00E43C8D"/>
    <w:rsid w:val="00E45CC9"/>
    <w:rsid w:val="00E4627E"/>
    <w:rsid w:val="00E47817"/>
    <w:rsid w:val="00E67A3D"/>
    <w:rsid w:val="00E87013"/>
    <w:rsid w:val="00E91E7C"/>
    <w:rsid w:val="00E94D4B"/>
    <w:rsid w:val="00EA4213"/>
    <w:rsid w:val="00EB0789"/>
    <w:rsid w:val="00EB1A8F"/>
    <w:rsid w:val="00EC24DD"/>
    <w:rsid w:val="00EC46A4"/>
    <w:rsid w:val="00EC4A65"/>
    <w:rsid w:val="00ED17E7"/>
    <w:rsid w:val="00EF1516"/>
    <w:rsid w:val="00F13E13"/>
    <w:rsid w:val="00F13E45"/>
    <w:rsid w:val="00F14672"/>
    <w:rsid w:val="00F15772"/>
    <w:rsid w:val="00F16266"/>
    <w:rsid w:val="00F16EEF"/>
    <w:rsid w:val="00F24C0C"/>
    <w:rsid w:val="00F333E1"/>
    <w:rsid w:val="00F34686"/>
    <w:rsid w:val="00F61A83"/>
    <w:rsid w:val="00F6574F"/>
    <w:rsid w:val="00F84C77"/>
    <w:rsid w:val="00F9505B"/>
    <w:rsid w:val="00FB7239"/>
    <w:rsid w:val="00FC5F61"/>
    <w:rsid w:val="00FD282B"/>
    <w:rsid w:val="00FD6EBE"/>
    <w:rsid w:val="00FE297B"/>
    <w:rsid w:val="00FE39AB"/>
    <w:rsid w:val="00FE4C36"/>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E20D16"/>
  <w15:docId w15:val="{0E38158B-88B0-4AD8-8579-F35214DB3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6B8E"/>
    <w:rPr>
      <w:rFonts w:eastAsia="Times New Roman"/>
      <w:color w:val="000000"/>
    </w:rPr>
  </w:style>
  <w:style w:type="paragraph" w:styleId="2">
    <w:name w:val="heading 2"/>
    <w:basedOn w:val="a"/>
    <w:next w:val="a"/>
    <w:link w:val="20"/>
    <w:uiPriority w:val="9"/>
    <w:unhideWhenUsed/>
    <w:qFormat/>
    <w:rsid w:val="0001330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qFormat/>
    <w:rsid w:val="006161FC"/>
    <w:pPr>
      <w:keepNext/>
      <w:widowControl w:val="0"/>
      <w:tabs>
        <w:tab w:val="center" w:pos="4080"/>
      </w:tabs>
      <w:jc w:val="right"/>
      <w:outlineLvl w:val="2"/>
    </w:pPr>
    <w:rPr>
      <w:sz w:val="22"/>
      <w:szCs w:val="20"/>
      <w:u w:val="single"/>
      <w:lang w:val="en-GB"/>
    </w:rPr>
  </w:style>
  <w:style w:type="paragraph" w:styleId="4">
    <w:name w:val="heading 4"/>
    <w:basedOn w:val="a"/>
    <w:next w:val="a"/>
    <w:link w:val="40"/>
    <w:qFormat/>
    <w:rsid w:val="006161FC"/>
    <w:pPr>
      <w:keepNext/>
      <w:widowControl w:val="0"/>
      <w:jc w:val="center"/>
      <w:outlineLvl w:val="3"/>
    </w:pPr>
    <w:rPr>
      <w:b/>
      <w:sz w:val="22"/>
      <w:szCs w:val="20"/>
      <w:u w:val="single"/>
      <w:lang w:val="en-G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A1732"/>
    <w:pPr>
      <w:tabs>
        <w:tab w:val="center" w:pos="4320"/>
        <w:tab w:val="right" w:pos="8640"/>
      </w:tabs>
    </w:pPr>
  </w:style>
  <w:style w:type="character" w:customStyle="1" w:styleId="a4">
    <w:name w:val="页眉 字符"/>
    <w:basedOn w:val="a0"/>
    <w:link w:val="a3"/>
    <w:uiPriority w:val="99"/>
    <w:rsid w:val="001A1732"/>
    <w:rPr>
      <w:rFonts w:ascii="Times New Roman" w:hAnsi="Times New Roman"/>
      <w:color w:val="000000"/>
    </w:rPr>
  </w:style>
  <w:style w:type="paragraph" w:styleId="a5">
    <w:name w:val="footer"/>
    <w:basedOn w:val="a"/>
    <w:link w:val="a6"/>
    <w:uiPriority w:val="99"/>
    <w:unhideWhenUsed/>
    <w:rsid w:val="001A1732"/>
    <w:pPr>
      <w:tabs>
        <w:tab w:val="center" w:pos="4320"/>
        <w:tab w:val="right" w:pos="8640"/>
      </w:tabs>
    </w:pPr>
  </w:style>
  <w:style w:type="character" w:customStyle="1" w:styleId="a6">
    <w:name w:val="页脚 字符"/>
    <w:basedOn w:val="a0"/>
    <w:link w:val="a5"/>
    <w:uiPriority w:val="99"/>
    <w:rsid w:val="001A1732"/>
    <w:rPr>
      <w:rFonts w:ascii="Times New Roman" w:hAnsi="Times New Roman"/>
      <w:color w:val="000000"/>
    </w:rPr>
  </w:style>
  <w:style w:type="table" w:styleId="a7">
    <w:name w:val="Table Grid"/>
    <w:basedOn w:val="a1"/>
    <w:uiPriority w:val="59"/>
    <w:rsid w:val="001A1732"/>
    <w:rPr>
      <w:color w:val="000000"/>
      <w:sz w:val="22"/>
      <w:szCs w:val="22"/>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8">
    <w:name w:val="Balloon Text"/>
    <w:basedOn w:val="a"/>
    <w:link w:val="a9"/>
    <w:uiPriority w:val="99"/>
    <w:semiHidden/>
    <w:unhideWhenUsed/>
    <w:rsid w:val="00EC4A65"/>
    <w:rPr>
      <w:sz w:val="16"/>
      <w:szCs w:val="16"/>
    </w:rPr>
  </w:style>
  <w:style w:type="character" w:customStyle="1" w:styleId="a9">
    <w:name w:val="批注框文本 字符"/>
    <w:basedOn w:val="a0"/>
    <w:link w:val="a8"/>
    <w:uiPriority w:val="99"/>
    <w:semiHidden/>
    <w:rsid w:val="00EC4A65"/>
    <w:rPr>
      <w:rFonts w:ascii="Times New Roman" w:hAnsi="Times New Roman" w:cs="Times New Roman"/>
      <w:color w:val="000000"/>
      <w:sz w:val="16"/>
      <w:szCs w:val="16"/>
    </w:rPr>
  </w:style>
  <w:style w:type="paragraph" w:styleId="aa">
    <w:name w:val="List Paragraph"/>
    <w:basedOn w:val="a"/>
    <w:uiPriority w:val="34"/>
    <w:qFormat/>
    <w:rsid w:val="000C688E"/>
    <w:pPr>
      <w:ind w:left="720"/>
      <w:contextualSpacing/>
    </w:pPr>
    <w:rPr>
      <w:sz w:val="20"/>
      <w:szCs w:val="20"/>
      <w:lang w:val="en-GB"/>
    </w:rPr>
  </w:style>
  <w:style w:type="table" w:customStyle="1" w:styleId="TableGrid1">
    <w:name w:val="Table Grid1"/>
    <w:basedOn w:val="a1"/>
    <w:next w:val="a7"/>
    <w:uiPriority w:val="59"/>
    <w:rsid w:val="00B76593"/>
    <w:rPr>
      <w:rFonts w:eastAsia="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rsid w:val="006161FC"/>
    <w:rPr>
      <w:rFonts w:ascii="Times New Roman" w:eastAsia="Times New Roman" w:hAnsi="Times New Roman" w:cs="Times New Roman"/>
      <w:color w:val="000000"/>
      <w:sz w:val="22"/>
      <w:szCs w:val="20"/>
      <w:u w:val="single"/>
      <w:lang w:val="en-GB"/>
    </w:rPr>
  </w:style>
  <w:style w:type="character" w:customStyle="1" w:styleId="40">
    <w:name w:val="标题 4 字符"/>
    <w:basedOn w:val="a0"/>
    <w:link w:val="4"/>
    <w:rsid w:val="006161FC"/>
    <w:rPr>
      <w:rFonts w:ascii="Times New Roman" w:eastAsia="Times New Roman" w:hAnsi="Times New Roman" w:cs="Times New Roman"/>
      <w:b/>
      <w:color w:val="000000"/>
      <w:sz w:val="22"/>
      <w:szCs w:val="20"/>
      <w:u w:val="single"/>
      <w:lang w:val="en-GB"/>
    </w:rPr>
  </w:style>
  <w:style w:type="paragraph" w:styleId="ab">
    <w:name w:val="No Spacing"/>
    <w:uiPriority w:val="1"/>
    <w:qFormat/>
    <w:rsid w:val="00AC318E"/>
    <w:rPr>
      <w:rFonts w:eastAsia="Times New Roman"/>
      <w:color w:val="000000"/>
      <w:sz w:val="22"/>
      <w:szCs w:val="22"/>
    </w:rPr>
  </w:style>
  <w:style w:type="paragraph" w:styleId="ac">
    <w:name w:val="Title"/>
    <w:basedOn w:val="a"/>
    <w:link w:val="ad"/>
    <w:uiPriority w:val="99"/>
    <w:qFormat/>
    <w:rsid w:val="00AC318E"/>
    <w:pPr>
      <w:spacing w:before="240" w:after="60"/>
      <w:jc w:val="center"/>
      <w:outlineLvl w:val="0"/>
    </w:pPr>
    <w:rPr>
      <w:b/>
      <w:bCs/>
      <w:kern w:val="28"/>
      <w:sz w:val="32"/>
      <w:szCs w:val="32"/>
      <w:lang w:val="en-GB"/>
    </w:rPr>
  </w:style>
  <w:style w:type="character" w:customStyle="1" w:styleId="ad">
    <w:name w:val="标题 字符"/>
    <w:basedOn w:val="a0"/>
    <w:link w:val="ac"/>
    <w:uiPriority w:val="99"/>
    <w:rsid w:val="00AC318E"/>
    <w:rPr>
      <w:rFonts w:ascii="Times New Roman" w:eastAsia="Times New Roman" w:hAnsi="Times New Roman" w:cs="Times New Roman"/>
      <w:b/>
      <w:bCs/>
      <w:color w:val="000000"/>
      <w:kern w:val="28"/>
      <w:sz w:val="32"/>
      <w:szCs w:val="32"/>
      <w:lang w:val="en-GB"/>
    </w:rPr>
  </w:style>
  <w:style w:type="character" w:styleId="ae">
    <w:name w:val="Hyperlink"/>
    <w:uiPriority w:val="99"/>
    <w:unhideWhenUsed/>
    <w:rsid w:val="00AC318E"/>
    <w:rPr>
      <w:rFonts w:ascii="Times New Roman" w:hAnsi="Times New Roman"/>
      <w:color w:val="000000"/>
      <w:u w:val="single"/>
    </w:rPr>
  </w:style>
  <w:style w:type="paragraph" w:styleId="af">
    <w:name w:val="footnote text"/>
    <w:basedOn w:val="a"/>
    <w:link w:val="af0"/>
    <w:semiHidden/>
    <w:rsid w:val="00E4627E"/>
    <w:rPr>
      <w:sz w:val="20"/>
      <w:szCs w:val="20"/>
    </w:rPr>
  </w:style>
  <w:style w:type="character" w:customStyle="1" w:styleId="af0">
    <w:name w:val="脚注文本 字符"/>
    <w:basedOn w:val="a0"/>
    <w:link w:val="af"/>
    <w:semiHidden/>
    <w:rsid w:val="00E4627E"/>
    <w:rPr>
      <w:rFonts w:ascii="Times New Roman" w:eastAsia="Times New Roman" w:hAnsi="Times New Roman" w:cs="Times New Roman"/>
      <w:color w:val="000000"/>
      <w:sz w:val="20"/>
      <w:szCs w:val="20"/>
    </w:rPr>
  </w:style>
  <w:style w:type="character" w:styleId="af1">
    <w:name w:val="footnote reference"/>
    <w:semiHidden/>
    <w:rsid w:val="00E4627E"/>
    <w:rPr>
      <w:rFonts w:ascii="Times New Roman" w:hAnsi="Times New Roman"/>
      <w:color w:val="000000"/>
      <w:vertAlign w:val="superscript"/>
    </w:rPr>
  </w:style>
  <w:style w:type="character" w:styleId="af2">
    <w:name w:val="Unresolved Mention"/>
    <w:basedOn w:val="a0"/>
    <w:uiPriority w:val="99"/>
    <w:semiHidden/>
    <w:unhideWhenUsed/>
    <w:rsid w:val="00053CD9"/>
    <w:rPr>
      <w:rFonts w:ascii="Times New Roman" w:hAnsi="Times New Roman"/>
      <w:color w:val="000000"/>
      <w:shd w:val="clear" w:color="auto" w:fill="E1DFDD"/>
    </w:rPr>
  </w:style>
  <w:style w:type="paragraph" w:styleId="af3">
    <w:name w:val="Revision"/>
    <w:hidden/>
    <w:uiPriority w:val="99"/>
    <w:semiHidden/>
    <w:rsid w:val="00E12FA2"/>
    <w:rPr>
      <w:rFonts w:eastAsia="Times New Roman"/>
      <w:color w:val="000000"/>
    </w:rPr>
  </w:style>
  <w:style w:type="paragraph" w:styleId="af4">
    <w:name w:val="Body Text"/>
    <w:basedOn w:val="a"/>
    <w:link w:val="af5"/>
    <w:qFormat/>
    <w:rsid w:val="00BC60AA"/>
    <w:pPr>
      <w:spacing w:before="180" w:after="180"/>
    </w:pPr>
    <w:rPr>
      <w:rFonts w:asciiTheme="minorHAnsi" w:eastAsiaTheme="minorEastAsia" w:hAnsiTheme="minorHAnsi" w:cstheme="minorBidi"/>
      <w:color w:val="auto"/>
      <w:lang w:eastAsia="en-US"/>
    </w:rPr>
  </w:style>
  <w:style w:type="character" w:customStyle="1" w:styleId="af5">
    <w:name w:val="正文文本 字符"/>
    <w:basedOn w:val="a0"/>
    <w:link w:val="af4"/>
    <w:rsid w:val="00BC60AA"/>
    <w:rPr>
      <w:rFonts w:asciiTheme="minorHAnsi" w:hAnsiTheme="minorHAnsi" w:cstheme="minorBidi"/>
      <w:lang w:eastAsia="en-US"/>
    </w:rPr>
  </w:style>
  <w:style w:type="paragraph" w:customStyle="1" w:styleId="FirstParagraph">
    <w:name w:val="First Paragraph"/>
    <w:basedOn w:val="af4"/>
    <w:next w:val="af4"/>
    <w:qFormat/>
    <w:rsid w:val="00BC60AA"/>
  </w:style>
  <w:style w:type="paragraph" w:customStyle="1" w:styleId="Compact">
    <w:name w:val="Compact"/>
    <w:basedOn w:val="af4"/>
    <w:qFormat/>
    <w:rsid w:val="00BC60AA"/>
    <w:pPr>
      <w:spacing w:before="36" w:after="36"/>
    </w:pPr>
  </w:style>
  <w:style w:type="character" w:customStyle="1" w:styleId="20">
    <w:name w:val="标题 2 字符"/>
    <w:basedOn w:val="a0"/>
    <w:link w:val="2"/>
    <w:uiPriority w:val="9"/>
    <w:rsid w:val="00013308"/>
    <w:rPr>
      <w:rFonts w:asciiTheme="majorHAnsi" w:eastAsiaTheme="majorEastAsia" w:hAnsiTheme="majorHAnsi" w:cstheme="majorBidi"/>
      <w:b/>
      <w:bCs/>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9430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p_fund@ntu.edu.sg" TargetMode="External"/><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BEFD32-A8FB-4332-B0FD-416BD4CC1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26</Pages>
  <Words>42161</Words>
  <Characters>57341</Characters>
  <Application>Microsoft Office Word</Application>
  <DocSecurity>0</DocSecurity>
  <Lines>1977</Lines>
  <Paragraphs>2426</Paragraphs>
  <ScaleCrop>false</ScaleCrop>
  <HeadingPairs>
    <vt:vector size="2" baseType="variant">
      <vt:variant>
        <vt:lpstr>Title</vt:lpstr>
      </vt:variant>
      <vt:variant>
        <vt:i4>1</vt:i4>
      </vt:variant>
    </vt:vector>
  </HeadingPairs>
  <TitlesOfParts>
    <vt:vector size="1" baseType="lpstr">
      <vt:lpstr/>
    </vt:vector>
  </TitlesOfParts>
  <Company>NANYANG TECHNOLOGICAL UNIVERSITY</Company>
  <LinksUpToDate>false</LinksUpToDate>
  <CharactersWithSpaces>97076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Chong Wei Teng</dc:creator>
  <cp:lastModifiedBy>Li Jianfeng</cp:lastModifiedBy>
  <cp:revision>123</cp:revision>
  <cp:lastPrinted>2014-09-30T03:41:00Z</cp:lastPrinted>
  <dcterms:created xsi:type="dcterms:W3CDTF">2025-07-01T22:56:00Z</dcterms:created>
  <dcterms:modified xsi:type="dcterms:W3CDTF">2026-09-02T09:42:00Z</dcterms:modified>
</cp:coreProperties>
</file>