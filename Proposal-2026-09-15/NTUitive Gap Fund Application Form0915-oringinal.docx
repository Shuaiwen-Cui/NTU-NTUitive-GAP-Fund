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6E84" w14:textId="77777777" w:rsidR="00AC318E" w:rsidRPr="004B30EA" w:rsidRDefault="00AC318E" w:rsidP="000D5E07">
      <w:pPr>
        <w:spacing w:after="120"/>
        <w:jc w:val="both"/>
      </w:pPr>
      <w:r w:rsidRPr="004B30EA">
        <w:rPr>
          <w:b/>
          <w:sz w:val="21"/>
        </w:rPr>
        <w:t xml:space="preserve">Kindly fill in the following sections and submit the completed form to NTUitive via email </w:t>
      </w:r>
      <w:hyperlink r:id="rId8" w:history="1">
        <w:r w:rsidR="00053CD9" w:rsidRPr="00210800">
          <w:rPr>
            <w:rStyle w:val="ae"/>
          </w:rPr>
          <w:t>gap_fund@ntu.edu.sg</w:t>
        </w:r>
      </w:hyperlink>
    </w:p>
    <w:p w14:paraId="7CBA6FA1" w14:textId="77777777" w:rsidR="00AC318E" w:rsidRPr="004B30EA" w:rsidRDefault="00AC318E" w:rsidP="000D5E07">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462"/>
      </w:tblGrid>
      <w:tr w:rsidR="00AC318E" w:rsidRPr="004B30EA" w14:paraId="44F79DA0" w14:textId="77777777" w:rsidTr="00AD5A81">
        <w:trPr>
          <w:trHeight w:val="398"/>
        </w:trPr>
        <w:tc>
          <w:tcPr>
            <w:tcW w:w="3114" w:type="dxa"/>
            <w:tcBorders>
              <w:bottom w:val="single" w:sz="4" w:space="0" w:color="auto"/>
            </w:tcBorders>
            <w:vAlign w:val="center"/>
          </w:tcPr>
          <w:p w14:paraId="17595DBD" w14:textId="77777777" w:rsidR="00AC318E" w:rsidRPr="004B30EA" w:rsidRDefault="00E4627E" w:rsidP="000D5E07">
            <w:pPr>
              <w:widowControl w:val="0"/>
              <w:spacing w:after="40"/>
              <w:jc w:val="both"/>
              <w:rPr>
                <w:b/>
              </w:rPr>
            </w:pPr>
            <w:r w:rsidRPr="004B30EA">
              <w:rPr>
                <w:b/>
                <w:sz w:val="20"/>
              </w:rPr>
              <w:t>Project Title</w:t>
            </w:r>
            <w:r w:rsidR="00AC318E" w:rsidRPr="004B30EA">
              <w:rPr>
                <w:b/>
                <w:sz w:val="20"/>
              </w:rPr>
              <w:t>:</w:t>
            </w:r>
          </w:p>
        </w:tc>
        <w:tc>
          <w:tcPr>
            <w:tcW w:w="6462" w:type="dxa"/>
            <w:tcBorders>
              <w:bottom w:val="single" w:sz="4" w:space="0" w:color="auto"/>
            </w:tcBorders>
            <w:vAlign w:val="center"/>
          </w:tcPr>
          <w:p w14:paraId="5A6DE503" w14:textId="77777777" w:rsidR="00DF049E" w:rsidRDefault="00000000" w:rsidP="000D5E07">
            <w:pPr>
              <w:spacing w:after="40"/>
              <w:jc w:val="both"/>
            </w:pPr>
            <w:r>
              <w:rPr>
                <w:sz w:val="20"/>
              </w:rPr>
              <w:t>CatchWise: Edge-AI Event &amp; Anomaly Capture for Monitoring Systems</w:t>
            </w:r>
          </w:p>
        </w:tc>
      </w:tr>
      <w:tr w:rsidR="00AC318E" w:rsidRPr="004B30EA" w14:paraId="6FA72704" w14:textId="77777777" w:rsidTr="00AD5A81">
        <w:trPr>
          <w:trHeight w:val="398"/>
        </w:trPr>
        <w:tc>
          <w:tcPr>
            <w:tcW w:w="3114" w:type="dxa"/>
            <w:tcBorders>
              <w:bottom w:val="nil"/>
            </w:tcBorders>
            <w:vAlign w:val="center"/>
          </w:tcPr>
          <w:p w14:paraId="6A66CE6D" w14:textId="77777777" w:rsidR="00AC318E" w:rsidRPr="004B30EA" w:rsidRDefault="00AC318E" w:rsidP="000D5E07">
            <w:pPr>
              <w:widowControl w:val="0"/>
              <w:jc w:val="both"/>
              <w:rPr>
                <w:sz w:val="22"/>
                <w:szCs w:val="22"/>
              </w:rPr>
            </w:pPr>
            <w:r w:rsidRPr="004B30EA">
              <w:rPr>
                <w:sz w:val="20"/>
                <w:szCs w:val="22"/>
              </w:rPr>
              <w:t>Name of Lead PI:</w:t>
            </w:r>
          </w:p>
        </w:tc>
        <w:tc>
          <w:tcPr>
            <w:tcW w:w="6462" w:type="dxa"/>
            <w:tcBorders>
              <w:bottom w:val="nil"/>
            </w:tcBorders>
            <w:vAlign w:val="center"/>
          </w:tcPr>
          <w:p w14:paraId="050A1A7F" w14:textId="77777777" w:rsidR="00AC318E" w:rsidRPr="004B30EA" w:rsidRDefault="00AC318E" w:rsidP="000D5E07">
            <w:pPr>
              <w:widowControl w:val="0"/>
              <w:spacing w:after="40"/>
              <w:jc w:val="both"/>
              <w:rPr>
                <w:b/>
                <w:sz w:val="22"/>
                <w:szCs w:val="22"/>
              </w:rPr>
            </w:pPr>
            <w:r>
              <w:rPr>
                <w:sz w:val="20"/>
              </w:rPr>
              <w:t>Fu Yuguang</w:t>
            </w:r>
          </w:p>
        </w:tc>
      </w:tr>
      <w:tr w:rsidR="00AC318E" w:rsidRPr="004B30EA" w14:paraId="7244F5A3" w14:textId="77777777" w:rsidTr="00AD5A81">
        <w:trPr>
          <w:trHeight w:val="398"/>
        </w:trPr>
        <w:tc>
          <w:tcPr>
            <w:tcW w:w="3114" w:type="dxa"/>
            <w:tcBorders>
              <w:top w:val="nil"/>
              <w:bottom w:val="nil"/>
            </w:tcBorders>
            <w:vAlign w:val="center"/>
          </w:tcPr>
          <w:p w14:paraId="7A90BD16" w14:textId="77777777" w:rsidR="00AC318E" w:rsidRPr="004B30EA" w:rsidRDefault="00AC318E" w:rsidP="000D5E07">
            <w:pPr>
              <w:widowControl w:val="0"/>
              <w:jc w:val="both"/>
              <w:rPr>
                <w:sz w:val="22"/>
                <w:szCs w:val="22"/>
              </w:rPr>
            </w:pPr>
            <w:r w:rsidRPr="004B30EA">
              <w:rPr>
                <w:sz w:val="20"/>
                <w:szCs w:val="22"/>
              </w:rPr>
              <w:t>School/Institute:</w:t>
            </w:r>
          </w:p>
        </w:tc>
        <w:tc>
          <w:tcPr>
            <w:tcW w:w="6462" w:type="dxa"/>
            <w:tcBorders>
              <w:top w:val="nil"/>
              <w:bottom w:val="nil"/>
            </w:tcBorders>
            <w:vAlign w:val="center"/>
          </w:tcPr>
          <w:p w14:paraId="1DB2DFEB" w14:textId="77777777" w:rsidR="00AC318E" w:rsidRPr="004B30EA" w:rsidRDefault="00AC318E" w:rsidP="000D5E07">
            <w:pPr>
              <w:widowControl w:val="0"/>
              <w:spacing w:after="40"/>
              <w:jc w:val="both"/>
              <w:rPr>
                <w:b/>
                <w:sz w:val="22"/>
                <w:szCs w:val="22"/>
              </w:rPr>
            </w:pPr>
            <w:r>
              <w:rPr>
                <w:sz w:val="20"/>
              </w:rPr>
              <w:t>School of Civil and Environmental Engineering</w:t>
            </w:r>
          </w:p>
        </w:tc>
      </w:tr>
      <w:tr w:rsidR="00AC318E" w:rsidRPr="004B30EA" w14:paraId="7838BDAA" w14:textId="77777777" w:rsidTr="00AD5A81">
        <w:trPr>
          <w:trHeight w:val="398"/>
        </w:trPr>
        <w:tc>
          <w:tcPr>
            <w:tcW w:w="3114" w:type="dxa"/>
            <w:tcBorders>
              <w:top w:val="nil"/>
              <w:bottom w:val="nil"/>
            </w:tcBorders>
            <w:vAlign w:val="center"/>
          </w:tcPr>
          <w:p w14:paraId="5A90620D" w14:textId="77777777" w:rsidR="00AC318E" w:rsidRPr="004B30EA" w:rsidRDefault="00AC318E" w:rsidP="000D5E07">
            <w:pPr>
              <w:widowControl w:val="0"/>
              <w:jc w:val="both"/>
              <w:rPr>
                <w:sz w:val="22"/>
                <w:szCs w:val="22"/>
              </w:rPr>
            </w:pPr>
            <w:r w:rsidRPr="004B30EA">
              <w:rPr>
                <w:sz w:val="20"/>
                <w:szCs w:val="22"/>
              </w:rPr>
              <w:t>Email:</w:t>
            </w:r>
          </w:p>
        </w:tc>
        <w:tc>
          <w:tcPr>
            <w:tcW w:w="6462" w:type="dxa"/>
            <w:tcBorders>
              <w:top w:val="nil"/>
              <w:bottom w:val="nil"/>
            </w:tcBorders>
            <w:vAlign w:val="center"/>
          </w:tcPr>
          <w:p w14:paraId="700E8607" w14:textId="77777777" w:rsidR="00AC318E" w:rsidRPr="004B30EA" w:rsidRDefault="00AC318E" w:rsidP="000D5E07">
            <w:pPr>
              <w:widowControl w:val="0"/>
              <w:spacing w:after="40"/>
              <w:jc w:val="both"/>
              <w:rPr>
                <w:sz w:val="22"/>
                <w:szCs w:val="22"/>
              </w:rPr>
            </w:pPr>
            <w:r>
              <w:rPr>
                <w:sz w:val="20"/>
              </w:rPr>
              <w:t>yuguang.fu@ntu.edu.sg</w:t>
            </w:r>
          </w:p>
        </w:tc>
      </w:tr>
      <w:tr w:rsidR="00AC318E" w:rsidRPr="004B30EA" w14:paraId="3DCB04E4" w14:textId="77777777" w:rsidTr="00AD5A81">
        <w:trPr>
          <w:trHeight w:val="398"/>
        </w:trPr>
        <w:tc>
          <w:tcPr>
            <w:tcW w:w="3114" w:type="dxa"/>
            <w:tcBorders>
              <w:top w:val="nil"/>
            </w:tcBorders>
            <w:vAlign w:val="center"/>
          </w:tcPr>
          <w:p w14:paraId="33D11E2A" w14:textId="77777777" w:rsidR="00AC318E" w:rsidRPr="004B30EA" w:rsidRDefault="00C85B29" w:rsidP="000D5E07">
            <w:pPr>
              <w:widowControl w:val="0"/>
              <w:jc w:val="both"/>
              <w:rPr>
                <w:sz w:val="22"/>
                <w:szCs w:val="22"/>
              </w:rPr>
            </w:pPr>
            <w:r>
              <w:rPr>
                <w:sz w:val="20"/>
                <w:szCs w:val="22"/>
              </w:rPr>
              <w:t>Contact number</w:t>
            </w:r>
            <w:r w:rsidR="00AC318E" w:rsidRPr="004B30EA">
              <w:rPr>
                <w:sz w:val="20"/>
                <w:szCs w:val="22"/>
              </w:rPr>
              <w:t>:</w:t>
            </w:r>
          </w:p>
        </w:tc>
        <w:tc>
          <w:tcPr>
            <w:tcW w:w="6462" w:type="dxa"/>
            <w:tcBorders>
              <w:top w:val="nil"/>
            </w:tcBorders>
            <w:vAlign w:val="center"/>
          </w:tcPr>
          <w:p w14:paraId="787F1163" w14:textId="77777777" w:rsidR="00AC318E" w:rsidRPr="004B30EA" w:rsidRDefault="00AC318E" w:rsidP="000D5E07">
            <w:pPr>
              <w:widowControl w:val="0"/>
              <w:jc w:val="both"/>
              <w:rPr>
                <w:sz w:val="22"/>
                <w:szCs w:val="22"/>
              </w:rPr>
            </w:pPr>
            <w:r>
              <w:rPr>
                <w:sz w:val="20"/>
              </w:rPr>
              <w:t>+65 67905298</w:t>
            </w:r>
          </w:p>
        </w:tc>
      </w:tr>
      <w:tr w:rsidR="00AD5A81" w:rsidRPr="004B30EA" w14:paraId="6E76EBE2" w14:textId="77777777" w:rsidTr="00AD5A81">
        <w:trPr>
          <w:trHeight w:val="303"/>
        </w:trPr>
        <w:tc>
          <w:tcPr>
            <w:tcW w:w="3114" w:type="dxa"/>
            <w:tcBorders>
              <w:top w:val="nil"/>
            </w:tcBorders>
            <w:vAlign w:val="center"/>
          </w:tcPr>
          <w:p w14:paraId="30877778" w14:textId="77777777" w:rsidR="00AD5A81" w:rsidRPr="004B30EA" w:rsidRDefault="00AD5A81" w:rsidP="000D5E07">
            <w:pPr>
              <w:widowControl w:val="0"/>
              <w:jc w:val="both"/>
              <w:rPr>
                <w:sz w:val="22"/>
                <w:szCs w:val="22"/>
              </w:rPr>
            </w:pPr>
            <w:r>
              <w:rPr>
                <w:sz w:val="20"/>
                <w:szCs w:val="22"/>
              </w:rPr>
              <w:t>Name of Co-PI (if any)</w:t>
            </w:r>
          </w:p>
        </w:tc>
        <w:tc>
          <w:tcPr>
            <w:tcW w:w="6462" w:type="dxa"/>
            <w:tcBorders>
              <w:top w:val="nil"/>
            </w:tcBorders>
            <w:vAlign w:val="center"/>
          </w:tcPr>
          <w:p w14:paraId="57FF0BDC" w14:textId="77777777" w:rsidR="00AD5A81" w:rsidRPr="004B30EA" w:rsidRDefault="00AD5A81" w:rsidP="000D5E07">
            <w:pPr>
              <w:widowControl w:val="0"/>
              <w:spacing w:after="40"/>
              <w:jc w:val="both"/>
              <w:rPr>
                <w:sz w:val="22"/>
                <w:szCs w:val="22"/>
              </w:rPr>
            </w:pPr>
            <w:r>
              <w:rPr>
                <w:sz w:val="20"/>
              </w:rPr>
              <w:t>None</w:t>
            </w:r>
          </w:p>
        </w:tc>
      </w:tr>
      <w:tr w:rsidR="001338B9" w:rsidRPr="004B30EA" w14:paraId="303A10D0" w14:textId="77777777" w:rsidTr="00AD5A81">
        <w:trPr>
          <w:trHeight w:val="323"/>
        </w:trPr>
        <w:tc>
          <w:tcPr>
            <w:tcW w:w="3114" w:type="dxa"/>
            <w:vAlign w:val="center"/>
          </w:tcPr>
          <w:p w14:paraId="63442BB2" w14:textId="77777777" w:rsidR="001338B9" w:rsidRPr="004B30EA" w:rsidRDefault="001338B9" w:rsidP="000D5E07">
            <w:pPr>
              <w:widowControl w:val="0"/>
              <w:jc w:val="both"/>
              <w:rPr>
                <w:sz w:val="22"/>
                <w:szCs w:val="22"/>
              </w:rPr>
            </w:pPr>
            <w:r w:rsidRPr="004B30EA">
              <w:rPr>
                <w:sz w:val="20"/>
                <w:szCs w:val="22"/>
              </w:rPr>
              <w:t>Other Team Members (if any)</w:t>
            </w:r>
          </w:p>
        </w:tc>
        <w:tc>
          <w:tcPr>
            <w:tcW w:w="6462" w:type="dxa"/>
            <w:vAlign w:val="center"/>
          </w:tcPr>
          <w:p w14:paraId="494D2966" w14:textId="77777777" w:rsidR="001338B9" w:rsidRPr="004B30EA" w:rsidRDefault="001338B9" w:rsidP="000D5E07">
            <w:pPr>
              <w:widowControl w:val="0"/>
              <w:jc w:val="both"/>
              <w:rPr>
                <w:sz w:val="22"/>
                <w:szCs w:val="22"/>
              </w:rPr>
            </w:pPr>
            <w:r>
              <w:rPr>
                <w:sz w:val="20"/>
              </w:rPr>
              <w:t>Li Jianfeng, Cui Shuaiwen</w:t>
            </w:r>
          </w:p>
        </w:tc>
      </w:tr>
    </w:tbl>
    <w:p w14:paraId="3EA3BE79" w14:textId="77777777" w:rsidR="00AC318E" w:rsidRPr="004B30EA" w:rsidRDefault="00AC318E" w:rsidP="000D5E07">
      <w:pPr>
        <w:pStyle w:val="ac"/>
        <w:spacing w:before="0"/>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AC318E" w:rsidRPr="004B30EA" w14:paraId="02793284" w14:textId="77777777" w:rsidTr="00352D26">
        <w:tc>
          <w:tcPr>
            <w:tcW w:w="9576" w:type="dxa"/>
          </w:tcPr>
          <w:p w14:paraId="63B29333" w14:textId="77777777" w:rsidR="00AC318E" w:rsidRPr="004B30EA" w:rsidRDefault="00AC318E" w:rsidP="000D5E07">
            <w:pPr>
              <w:widowControl w:val="0"/>
              <w:jc w:val="both"/>
            </w:pPr>
            <w:r w:rsidRPr="004B30EA">
              <w:rPr>
                <w:sz w:val="20"/>
              </w:rPr>
              <w:t>Kindly check where applicable</w:t>
            </w:r>
          </w:p>
          <w:p w14:paraId="54C60090" w14:textId="77777777" w:rsidR="00AC318E" w:rsidRPr="004B30EA" w:rsidRDefault="00AC318E" w:rsidP="000D5E07">
            <w:pPr>
              <w:widowControl w:val="0"/>
              <w:jc w:val="both"/>
            </w:pPr>
          </w:p>
          <w:p w14:paraId="4B1089E0" w14:textId="77777777" w:rsidR="00AC318E" w:rsidRPr="004B30EA" w:rsidRDefault="00AC318E" w:rsidP="000D5E07">
            <w:pPr>
              <w:pStyle w:val="aa"/>
              <w:widowControl w:val="0"/>
              <w:numPr>
                <w:ilvl w:val="0"/>
                <w:numId w:val="2"/>
              </w:numPr>
              <w:jc w:val="both"/>
              <w:rPr>
                <w:sz w:val="24"/>
                <w:szCs w:val="24"/>
              </w:rPr>
            </w:pPr>
            <w:r>
              <w:t xml:space="preserve">Is this proposal covered by any existing IP? </w:t>
            </w:r>
            <w:r>
              <w:tab/>
            </w:r>
            <w:r>
              <w:tab/>
            </w:r>
            <w:r>
              <w:tab/>
            </w:r>
            <w:r>
              <w:tab/>
              <w:t xml:space="preserve"> </w:t>
            </w:r>
            <w:sdt>
              <w:sdtPr>
                <w:rPr>
                  <w:sz w:val="28"/>
                  <w:szCs w:val="28"/>
                </w:rPr>
                <w:id w:val="109058602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 xml:space="preserve">Yes   </w:t>
            </w:r>
            <w:sdt>
              <w:sdtPr>
                <w:rPr>
                  <w:sz w:val="28"/>
                  <w:szCs w:val="28"/>
                </w:rPr>
                <w:id w:val="123728555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No</w:t>
            </w:r>
          </w:p>
          <w:p w14:paraId="54862FFD" w14:textId="77777777" w:rsidR="00E7649E" w:rsidRDefault="00AC318E" w:rsidP="000D5E07">
            <w:pPr>
              <w:pStyle w:val="aa"/>
              <w:widowControl w:val="0"/>
              <w:jc w:val="both"/>
              <w:rPr>
                <w:rFonts w:eastAsiaTheme="minorEastAsia"/>
                <w:sz w:val="24"/>
              </w:rPr>
            </w:pPr>
            <w:r>
              <w:t xml:space="preserve">If NTU IP, please state: </w:t>
            </w:r>
          </w:p>
          <w:p w14:paraId="3AEBE00A" w14:textId="77777777" w:rsidR="00AC318E" w:rsidRPr="004C47F5" w:rsidRDefault="00AC318E" w:rsidP="000D5E07">
            <w:pPr>
              <w:pStyle w:val="aa"/>
              <w:widowControl w:val="0"/>
              <w:jc w:val="both"/>
              <w:rPr>
                <w:rFonts w:eastAsiaTheme="minorEastAsia"/>
                <w:lang w:val="en-US"/>
              </w:rPr>
            </w:pPr>
            <w:r>
              <w:t xml:space="preserve">Adaptive Triggering Mechanism for Time-Series Data Sensing on Edge Devices, Singapore provisional patent application no. 10202502426R, 2025. </w:t>
            </w:r>
            <w:r w:rsidR="00445C09">
              <w:rPr>
                <w:rFonts w:eastAsiaTheme="minorEastAsia" w:hint="eastAsia"/>
              </w:rPr>
              <w:t xml:space="preserve">[TD Ref: </w:t>
            </w:r>
            <w:r w:rsidR="00445C09" w:rsidRPr="00445C09">
              <w:rPr>
                <w:rFonts w:eastAsiaTheme="minorEastAsia"/>
                <w:lang w:val="en-US"/>
              </w:rPr>
              <w:t>2025-249-01-SG PRV</w:t>
            </w:r>
            <w:r w:rsidR="00445C09" w:rsidRPr="004C47F5">
              <w:rPr>
                <w:rFonts w:eastAsiaTheme="minorEastAsia" w:hint="eastAsia"/>
              </w:rPr>
              <w:t>]</w:t>
            </w:r>
          </w:p>
          <w:p w14:paraId="05FEC564" w14:textId="77777777" w:rsidR="00AC318E" w:rsidRPr="004257CD" w:rsidRDefault="00AC318E" w:rsidP="000D5E07">
            <w:pPr>
              <w:pStyle w:val="aa"/>
              <w:widowControl w:val="0"/>
              <w:jc w:val="both"/>
              <w:rPr>
                <w:i/>
                <w:sz w:val="24"/>
                <w:szCs w:val="24"/>
              </w:rPr>
            </w:pPr>
            <w:r w:rsidRPr="004B30EA">
              <w:rPr>
                <w:i/>
                <w:szCs w:val="24"/>
              </w:rPr>
              <w:t>*If a Technology Disclosure (TD) has previously been submitted to N</w:t>
            </w:r>
            <w:r w:rsidR="00BA527B">
              <w:rPr>
                <w:i/>
                <w:szCs w:val="24"/>
              </w:rPr>
              <w:t>TUitive</w:t>
            </w:r>
            <w:r w:rsidRPr="004B30EA">
              <w:rPr>
                <w:i/>
                <w:szCs w:val="24"/>
              </w:rPr>
              <w:t xml:space="preserve"> on any invention related to this </w:t>
            </w:r>
            <w:r w:rsidR="004E1454">
              <w:rPr>
                <w:i/>
                <w:szCs w:val="24"/>
              </w:rPr>
              <w:t>Gap Fund</w:t>
            </w:r>
            <w:r w:rsidRPr="004B30EA">
              <w:rPr>
                <w:i/>
                <w:szCs w:val="24"/>
              </w:rPr>
              <w:t xml:space="preserve"> project</w:t>
            </w:r>
            <w:r w:rsidR="004257CD">
              <w:rPr>
                <w:i/>
                <w:szCs w:val="24"/>
              </w:rPr>
              <w:t xml:space="preserve">. If a new Technology Disclosure will be submitted to NTUitive, please write in the above: </w:t>
            </w:r>
            <w:r w:rsidR="004257CD" w:rsidRPr="004257CD">
              <w:rPr>
                <w:b/>
                <w:i/>
                <w:szCs w:val="24"/>
              </w:rPr>
              <w:t>New TD under Submission.</w:t>
            </w:r>
            <w:r w:rsidR="004257CD">
              <w:rPr>
                <w:i/>
                <w:szCs w:val="24"/>
              </w:rPr>
              <w:t xml:space="preserve"> </w:t>
            </w:r>
            <w:r w:rsidRPr="004257CD">
              <w:rPr>
                <w:szCs w:val="24"/>
              </w:rPr>
              <w:t xml:space="preserve"> </w:t>
            </w:r>
          </w:p>
          <w:p w14:paraId="19E73412" w14:textId="77777777" w:rsidR="00AC318E" w:rsidRPr="004B30EA" w:rsidRDefault="00AC318E" w:rsidP="000D5E07">
            <w:pPr>
              <w:pStyle w:val="aa"/>
              <w:widowControl w:val="0"/>
              <w:jc w:val="both"/>
              <w:rPr>
                <w:sz w:val="24"/>
                <w:szCs w:val="24"/>
              </w:rPr>
            </w:pPr>
            <w:r w:rsidRPr="004B30EA">
              <w:rPr>
                <w:szCs w:val="24"/>
              </w:rPr>
              <w:t>If non-NTU IP, kindly state: __________________________________</w:t>
            </w:r>
          </w:p>
          <w:p w14:paraId="55C5467E" w14:textId="77777777" w:rsidR="00AC318E" w:rsidRPr="004B30EA" w:rsidRDefault="00AC318E" w:rsidP="000D5E07">
            <w:pPr>
              <w:pStyle w:val="aa"/>
              <w:widowControl w:val="0"/>
              <w:jc w:val="both"/>
              <w:rPr>
                <w:i/>
                <w:sz w:val="24"/>
                <w:szCs w:val="24"/>
              </w:rPr>
            </w:pPr>
            <w:r w:rsidRPr="004B30EA">
              <w:rPr>
                <w:i/>
                <w:szCs w:val="24"/>
              </w:rPr>
              <w:t>Kindly also elaborate for non-NTU IPs, whether the IP has been returned to you by NTU or whether it is your own IP.</w:t>
            </w:r>
          </w:p>
          <w:p w14:paraId="0C2E3335" w14:textId="77777777" w:rsidR="00AC318E" w:rsidRPr="004B30EA" w:rsidRDefault="00AC318E" w:rsidP="000D5E07">
            <w:pPr>
              <w:pStyle w:val="aa"/>
              <w:widowControl w:val="0"/>
              <w:jc w:val="both"/>
              <w:rPr>
                <w:sz w:val="24"/>
                <w:szCs w:val="24"/>
              </w:rPr>
            </w:pPr>
          </w:p>
          <w:p w14:paraId="636F2D27" w14:textId="77777777" w:rsidR="00AC318E" w:rsidRPr="004B30EA" w:rsidRDefault="00AC318E" w:rsidP="000D5E07">
            <w:pPr>
              <w:pStyle w:val="aa"/>
              <w:widowControl w:val="0"/>
              <w:numPr>
                <w:ilvl w:val="0"/>
                <w:numId w:val="2"/>
              </w:numPr>
              <w:jc w:val="both"/>
              <w:rPr>
                <w:sz w:val="24"/>
                <w:szCs w:val="24"/>
              </w:rPr>
            </w:pPr>
            <w:r>
              <w:t xml:space="preserve">Has the research of this application been completed? </w:t>
            </w:r>
            <w:r>
              <w:tab/>
            </w:r>
            <w:r>
              <w:tab/>
              <w:t xml:space="preserve">  </w:t>
            </w:r>
            <w:sdt>
              <w:sdtPr>
                <w:rPr>
                  <w:sz w:val="28"/>
                  <w:szCs w:val="28"/>
                </w:rPr>
                <w:id w:val="-1113524243"/>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 xml:space="preserve">Yes    </w:t>
            </w:r>
            <w:sdt>
              <w:sdtPr>
                <w:rPr>
                  <w:sz w:val="28"/>
                  <w:szCs w:val="28"/>
                </w:rPr>
                <w:id w:val="182909169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No</w:t>
            </w:r>
          </w:p>
          <w:p w14:paraId="3B241426" w14:textId="77777777" w:rsidR="00AC318E" w:rsidRPr="004B30EA" w:rsidRDefault="000227C1" w:rsidP="000D5E07">
            <w:pPr>
              <w:pStyle w:val="aa"/>
              <w:widowControl w:val="0"/>
              <w:jc w:val="both"/>
              <w:rPr>
                <w:sz w:val="24"/>
                <w:szCs w:val="24"/>
              </w:rPr>
            </w:pPr>
            <w:r>
              <w:t>Has any proof-of-principle been obtained?</w:t>
            </w:r>
            <w:r>
              <w:tab/>
            </w:r>
            <w:r>
              <w:tab/>
            </w:r>
            <w:r>
              <w:tab/>
            </w:r>
            <w:r>
              <w:tab/>
              <w:t xml:space="preserve">  </w:t>
            </w:r>
            <w:sdt>
              <w:sdtPr>
                <w:rPr>
                  <w:sz w:val="28"/>
                  <w:szCs w:val="28"/>
                </w:rPr>
                <w:id w:val="1559354835"/>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 xml:space="preserve">Yes    </w:t>
            </w:r>
            <w:sdt>
              <w:sdtPr>
                <w:rPr>
                  <w:sz w:val="28"/>
                  <w:szCs w:val="28"/>
                </w:rPr>
                <w:id w:val="107678441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No</w:t>
            </w:r>
          </w:p>
          <w:p w14:paraId="7225CD9E" w14:textId="77777777" w:rsidR="00AC318E" w:rsidRPr="004B30EA" w:rsidRDefault="000227C1" w:rsidP="000D5E07">
            <w:pPr>
              <w:pStyle w:val="aa"/>
              <w:widowControl w:val="0"/>
              <w:jc w:val="both"/>
              <w:rPr>
                <w:sz w:val="24"/>
                <w:szCs w:val="24"/>
              </w:rPr>
            </w:pPr>
            <w:r>
              <w:t xml:space="preserve">Has any paper on this technology been published? </w:t>
            </w:r>
            <w:r>
              <w:tab/>
            </w:r>
            <w:r>
              <w:tab/>
            </w:r>
            <w:r>
              <w:tab/>
              <w:t xml:space="preserve"> </w:t>
            </w:r>
            <w:sdt>
              <w:sdtPr>
                <w:rPr>
                  <w:sz w:val="28"/>
                  <w:szCs w:val="28"/>
                </w:rPr>
                <w:id w:val="164292028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 xml:space="preserve">Yes    </w:t>
            </w:r>
            <w:sdt>
              <w:sdtPr>
                <w:rPr>
                  <w:sz w:val="28"/>
                  <w:szCs w:val="28"/>
                </w:rPr>
                <w:id w:val="-1302615405"/>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No</w:t>
            </w:r>
          </w:p>
          <w:p w14:paraId="2F4E221B" w14:textId="77777777" w:rsidR="00AC318E" w:rsidRPr="004B30EA" w:rsidRDefault="00AC318E" w:rsidP="000D5E07">
            <w:pPr>
              <w:pStyle w:val="aa"/>
              <w:widowControl w:val="0"/>
              <w:jc w:val="both"/>
              <w:rPr>
                <w:sz w:val="24"/>
                <w:szCs w:val="24"/>
              </w:rPr>
            </w:pPr>
          </w:p>
          <w:p w14:paraId="637F3B73" w14:textId="77777777" w:rsidR="00D041D9" w:rsidRDefault="0001668F" w:rsidP="000D5E07">
            <w:pPr>
              <w:pStyle w:val="aa"/>
              <w:widowControl w:val="0"/>
              <w:numPr>
                <w:ilvl w:val="0"/>
                <w:numId w:val="2"/>
              </w:numPr>
              <w:jc w:val="both"/>
              <w:rPr>
                <w:sz w:val="24"/>
                <w:szCs w:val="24"/>
              </w:rPr>
            </w:pPr>
            <w:r>
              <w:t>Have you previously applied for previous NTUitive Gap Fund calls?</w:t>
            </w:r>
          </w:p>
          <w:p w14:paraId="23189C39" w14:textId="77777777" w:rsidR="008E4EB9" w:rsidRPr="004B30EA" w:rsidRDefault="004257CD" w:rsidP="000D5E07">
            <w:pPr>
              <w:pStyle w:val="aa"/>
              <w:widowControl w:val="0"/>
              <w:jc w:val="both"/>
              <w:rPr>
                <w:sz w:val="24"/>
                <w:szCs w:val="24"/>
              </w:rPr>
            </w:pPr>
            <w:r>
              <w:tab/>
            </w:r>
            <w:r>
              <w:tab/>
            </w:r>
            <w:r>
              <w:tab/>
              <w:t xml:space="preserve">                                                              </w:t>
            </w:r>
            <w:r>
              <w:tab/>
              <w:t xml:space="preserve"> </w:t>
            </w:r>
            <w:sdt>
              <w:sdtPr>
                <w:rPr>
                  <w:sz w:val="28"/>
                  <w:szCs w:val="28"/>
                </w:rPr>
                <w:id w:val="166531617"/>
                <w14:checkbox>
                  <w14:checked w14:val="0"/>
                  <w14:checkedState w14:val="2611" w14:font="Aptos Narrow"/>
                  <w14:uncheckedState w14:val="2610" w14:font="MS Gothic"/>
                </w14:checkbox>
              </w:sdtPr>
              <w:sdtContent>
                <w:r w:rsidR="00E7649E">
                  <w:rPr>
                    <w:rFonts w:ascii="MS Gothic" w:eastAsia="MS Gothic" w:hAnsi="MS Gothic" w:hint="eastAsia"/>
                    <w:sz w:val="28"/>
                    <w:szCs w:val="28"/>
                  </w:rPr>
                  <w:t>☐</w:t>
                </w:r>
              </w:sdtContent>
            </w:sdt>
            <w:r w:rsidR="00E7649E">
              <w:t xml:space="preserve"> </w:t>
            </w:r>
            <w:r>
              <w:t xml:space="preserve">Yes  </w:t>
            </w:r>
            <w:sdt>
              <w:sdtPr>
                <w:rPr>
                  <w:sz w:val="28"/>
                  <w:szCs w:val="28"/>
                </w:rPr>
                <w:id w:val="-181358633"/>
                <w14:checkbox>
                  <w14:checked w14:val="1"/>
                  <w14:checkedState w14:val="2611" w14:font="Aptos Narrow"/>
                  <w14:uncheckedState w14:val="2610" w14:font="MS Gothic"/>
                </w14:checkbox>
              </w:sdtPr>
              <w:sdtContent>
                <w:r w:rsidR="00E7649E">
                  <w:rPr>
                    <w:rFonts w:ascii="Aptos Narrow" w:hAnsi="Aptos Narrow"/>
                    <w:sz w:val="28"/>
                    <w:szCs w:val="28"/>
                  </w:rPr>
                  <w:t>☑</w:t>
                </w:r>
              </w:sdtContent>
            </w:sdt>
            <w:r>
              <w:t xml:space="preserve"> No</w:t>
            </w:r>
          </w:p>
          <w:p w14:paraId="022DEA56" w14:textId="77777777" w:rsidR="00AC318E" w:rsidRDefault="006649B7" w:rsidP="000D5E07">
            <w:pPr>
              <w:pStyle w:val="aa"/>
              <w:widowControl w:val="0"/>
              <w:jc w:val="both"/>
              <w:rPr>
                <w:sz w:val="24"/>
                <w:szCs w:val="24"/>
              </w:rPr>
            </w:pPr>
            <w:r>
              <w:rPr>
                <w:szCs w:val="24"/>
              </w:rPr>
              <w:t xml:space="preserve">If yes, </w:t>
            </w:r>
            <w:r w:rsidR="00761106">
              <w:rPr>
                <w:szCs w:val="24"/>
              </w:rPr>
              <w:t>was it successful in the previous grant call</w:t>
            </w:r>
            <w:r>
              <w:rPr>
                <w:szCs w:val="24"/>
              </w:rPr>
              <w:t xml:space="preserve">? </w:t>
            </w:r>
            <w:r w:rsidR="00F84C77">
              <w:rPr>
                <w:szCs w:val="24"/>
              </w:rPr>
              <w:tab/>
            </w:r>
            <w:r w:rsidR="00F84C77">
              <w:rPr>
                <w:szCs w:val="24"/>
              </w:rPr>
              <w:tab/>
            </w:r>
            <w:r w:rsidR="00F84C77">
              <w:rPr>
                <w:szCs w:val="24"/>
              </w:rPr>
              <w:tab/>
            </w:r>
            <w:sdt>
              <w:sdtPr>
                <w:rPr>
                  <w:sz w:val="28"/>
                  <w:szCs w:val="28"/>
                </w:rPr>
                <w:id w:val="-353340259"/>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Cs w:val="24"/>
              </w:rPr>
              <w:t xml:space="preserve">  Yes  </w:t>
            </w:r>
            <w:sdt>
              <w:sdtPr>
                <w:rPr>
                  <w:sz w:val="28"/>
                  <w:szCs w:val="28"/>
                </w:rPr>
                <w:id w:val="-715046467"/>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Cs w:val="24"/>
              </w:rPr>
              <w:t xml:space="preserve">  No</w:t>
            </w:r>
          </w:p>
          <w:p w14:paraId="36839E7D" w14:textId="77777777" w:rsidR="00761106" w:rsidRDefault="006649B7" w:rsidP="000D5E07">
            <w:pPr>
              <w:pStyle w:val="aa"/>
              <w:widowControl w:val="0"/>
              <w:jc w:val="both"/>
              <w:rPr>
                <w:sz w:val="24"/>
                <w:szCs w:val="24"/>
              </w:rPr>
            </w:pPr>
            <w:r>
              <w:rPr>
                <w:szCs w:val="24"/>
              </w:rPr>
              <w:t xml:space="preserve">If </w:t>
            </w:r>
            <w:r w:rsidR="00761106">
              <w:rPr>
                <w:szCs w:val="24"/>
              </w:rPr>
              <w:t>no</w:t>
            </w:r>
            <w:r>
              <w:rPr>
                <w:szCs w:val="24"/>
              </w:rPr>
              <w:t xml:space="preserve">, </w:t>
            </w:r>
            <w:r w:rsidR="00761106">
              <w:rPr>
                <w:szCs w:val="24"/>
              </w:rPr>
              <w:t>at which stage was it rejected?</w:t>
            </w:r>
            <w:r w:rsidR="006419F0">
              <w:rPr>
                <w:szCs w:val="24"/>
              </w:rPr>
              <w:t xml:space="preserve"> Please complete </w:t>
            </w:r>
            <w:r w:rsidR="006419F0" w:rsidRPr="006419F0">
              <w:rPr>
                <w:szCs w:val="24"/>
              </w:rPr>
              <w:t>Section 7.</w:t>
            </w:r>
            <w:r w:rsidR="00F84C77">
              <w:rPr>
                <w:szCs w:val="24"/>
              </w:rPr>
              <w:tab/>
            </w:r>
            <w:r w:rsidR="00761106">
              <w:rPr>
                <w:szCs w:val="24"/>
              </w:rPr>
              <w:tab/>
            </w:r>
            <w:r w:rsidR="00761106">
              <w:rPr>
                <w:szCs w:val="24"/>
              </w:rPr>
              <w:tab/>
            </w:r>
            <w:r w:rsidR="00761106">
              <w:rPr>
                <w:szCs w:val="24"/>
              </w:rPr>
              <w:tab/>
            </w:r>
          </w:p>
          <w:p w14:paraId="7263F28F" w14:textId="77777777" w:rsidR="00761106" w:rsidRPr="00761106" w:rsidRDefault="00000000" w:rsidP="000D5E07">
            <w:pPr>
              <w:pStyle w:val="aa"/>
              <w:widowControl w:val="0"/>
              <w:jc w:val="both"/>
              <w:rPr>
                <w:sz w:val="24"/>
                <w:szCs w:val="24"/>
              </w:rPr>
            </w:pPr>
            <w:sdt>
              <w:sdtPr>
                <w:rPr>
                  <w:sz w:val="28"/>
                  <w:szCs w:val="28"/>
                </w:rPr>
                <w:id w:val="-1451850525"/>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Cs w:val="24"/>
              </w:rPr>
              <w:t xml:space="preserve">  </w:t>
            </w:r>
            <w:r w:rsidR="00761106">
              <w:rPr>
                <w:szCs w:val="24"/>
              </w:rPr>
              <w:t>Preliminary</w:t>
            </w:r>
            <w:r w:rsidR="006649B7">
              <w:rPr>
                <w:szCs w:val="24"/>
              </w:rPr>
              <w:t xml:space="preserve"> </w:t>
            </w:r>
            <w:sdt>
              <w:sdtPr>
                <w:rPr>
                  <w:sz w:val="28"/>
                  <w:szCs w:val="28"/>
                </w:rPr>
                <w:id w:val="-1980216438"/>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Cs w:val="24"/>
              </w:rPr>
              <w:t xml:space="preserve">  </w:t>
            </w:r>
            <w:r w:rsidR="00761106">
              <w:rPr>
                <w:szCs w:val="24"/>
              </w:rPr>
              <w:t xml:space="preserve">Internal Review </w:t>
            </w:r>
            <w:sdt>
              <w:sdtPr>
                <w:rPr>
                  <w:sz w:val="28"/>
                  <w:szCs w:val="28"/>
                </w:rPr>
                <w:id w:val="-623155351"/>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Cs w:val="24"/>
              </w:rPr>
              <w:t xml:space="preserve">  </w:t>
            </w:r>
            <w:r w:rsidR="00761106">
              <w:rPr>
                <w:szCs w:val="24"/>
              </w:rPr>
              <w:t>External Review</w:t>
            </w:r>
            <w:r w:rsidR="00761106" w:rsidRPr="00761106">
              <w:rPr>
                <w:szCs w:val="24"/>
              </w:rPr>
              <w:tab/>
            </w:r>
            <w:r w:rsidR="00761106" w:rsidRPr="00761106">
              <w:rPr>
                <w:szCs w:val="24"/>
              </w:rPr>
              <w:tab/>
            </w:r>
            <w:r w:rsidR="00761106" w:rsidRPr="00761106">
              <w:rPr>
                <w:szCs w:val="24"/>
              </w:rPr>
              <w:tab/>
            </w:r>
          </w:p>
          <w:p w14:paraId="7F5D3DEC" w14:textId="77777777" w:rsidR="00AC318E" w:rsidRPr="004B30EA" w:rsidRDefault="00AC318E" w:rsidP="000D5E07">
            <w:pPr>
              <w:pStyle w:val="aa"/>
              <w:widowControl w:val="0"/>
              <w:ind w:left="0"/>
              <w:jc w:val="both"/>
              <w:rPr>
                <w:sz w:val="24"/>
                <w:szCs w:val="24"/>
              </w:rPr>
            </w:pPr>
          </w:p>
          <w:p w14:paraId="371D8F2E" w14:textId="77777777" w:rsidR="00AC318E" w:rsidRPr="004B30EA" w:rsidRDefault="00AC318E" w:rsidP="000D5E07">
            <w:pPr>
              <w:pStyle w:val="aa"/>
              <w:widowControl w:val="0"/>
              <w:numPr>
                <w:ilvl w:val="0"/>
                <w:numId w:val="2"/>
              </w:numPr>
              <w:jc w:val="both"/>
              <w:rPr>
                <w:sz w:val="24"/>
                <w:szCs w:val="24"/>
              </w:rPr>
            </w:pPr>
            <w:r>
              <w:t xml:space="preserve">Have you started any spin-off companies? </w:t>
            </w:r>
            <w:r>
              <w:tab/>
            </w:r>
            <w:r>
              <w:tab/>
            </w:r>
            <w:r>
              <w:tab/>
            </w:r>
            <w:r>
              <w:tab/>
              <w:t xml:space="preserve">  </w:t>
            </w:r>
            <w:sdt>
              <w:sdtPr>
                <w:rPr>
                  <w:sz w:val="28"/>
                  <w:szCs w:val="28"/>
                </w:rPr>
                <w:id w:val="21072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 xml:space="preserve">Yes    </w:t>
            </w:r>
            <w:sdt>
              <w:sdtPr>
                <w:rPr>
                  <w:sz w:val="28"/>
                  <w:szCs w:val="28"/>
                </w:rPr>
                <w:id w:val="209404034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No</w:t>
            </w:r>
          </w:p>
          <w:p w14:paraId="040AA8B6" w14:textId="77777777" w:rsidR="00AC318E" w:rsidRPr="004B30EA" w:rsidRDefault="00AC318E" w:rsidP="000D5E07">
            <w:pPr>
              <w:pStyle w:val="aa"/>
              <w:widowControl w:val="0"/>
              <w:ind w:left="709"/>
              <w:jc w:val="both"/>
              <w:rPr>
                <w:sz w:val="24"/>
                <w:szCs w:val="24"/>
              </w:rPr>
            </w:pPr>
            <w:r w:rsidRPr="004B30EA">
              <w:rPr>
                <w:szCs w:val="24"/>
              </w:rPr>
              <w:t xml:space="preserve">If yes, state </w:t>
            </w:r>
            <w:r w:rsidR="006649B7">
              <w:rPr>
                <w:szCs w:val="24"/>
              </w:rPr>
              <w:t xml:space="preserve">the </w:t>
            </w:r>
            <w:r w:rsidRPr="004B30EA">
              <w:rPr>
                <w:szCs w:val="24"/>
              </w:rPr>
              <w:t>company name</w:t>
            </w:r>
            <w:r w:rsidR="00E87013">
              <w:rPr>
                <w:szCs w:val="24"/>
              </w:rPr>
              <w:t>, UEN and</w:t>
            </w:r>
            <w:r w:rsidR="00C2733A">
              <w:rPr>
                <w:szCs w:val="24"/>
              </w:rPr>
              <w:t xml:space="preserve"> date of incorporation</w:t>
            </w:r>
            <w:r w:rsidRPr="004B30EA">
              <w:rPr>
                <w:szCs w:val="24"/>
              </w:rPr>
              <w:t>: ___________________________</w:t>
            </w:r>
            <w:r w:rsidR="00E87013">
              <w:rPr>
                <w:szCs w:val="24"/>
              </w:rPr>
              <w:t>_</w:t>
            </w:r>
            <w:r w:rsidR="00C2733A">
              <w:rPr>
                <w:szCs w:val="24"/>
              </w:rPr>
              <w:t>___________________</w:t>
            </w:r>
            <w:r w:rsidRPr="004B30EA">
              <w:rPr>
                <w:szCs w:val="24"/>
              </w:rPr>
              <w:t>_____</w:t>
            </w:r>
          </w:p>
          <w:p w14:paraId="27F70F28" w14:textId="77777777" w:rsidR="00AC318E" w:rsidRPr="00332BEC" w:rsidRDefault="00AC318E" w:rsidP="000D5E07">
            <w:pPr>
              <w:pStyle w:val="aa"/>
              <w:widowControl w:val="0"/>
              <w:ind w:left="709"/>
              <w:jc w:val="both"/>
              <w:rPr>
                <w:sz w:val="24"/>
                <w:szCs w:val="24"/>
              </w:rPr>
            </w:pPr>
          </w:p>
          <w:p w14:paraId="4C0D3E7B" w14:textId="77777777" w:rsidR="00332BEC" w:rsidRDefault="00332BEC" w:rsidP="000D5E07">
            <w:pPr>
              <w:pStyle w:val="aa"/>
              <w:widowControl w:val="0"/>
              <w:numPr>
                <w:ilvl w:val="0"/>
                <w:numId w:val="2"/>
              </w:numPr>
              <w:jc w:val="both"/>
              <w:rPr>
                <w:sz w:val="24"/>
                <w:szCs w:val="24"/>
              </w:rPr>
            </w:pPr>
            <w:r>
              <w:t xml:space="preserve">Are you interested in  </w:t>
            </w:r>
            <w:sdt>
              <w:sdtPr>
                <w:rPr>
                  <w:sz w:val="28"/>
                  <w:szCs w:val="28"/>
                </w:rPr>
                <w:id w:val="-166562529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 xml:space="preserve">Licensing the technology  </w:t>
            </w:r>
            <w:sdt>
              <w:sdtPr>
                <w:rPr>
                  <w:sz w:val="28"/>
                  <w:szCs w:val="28"/>
                </w:rPr>
                <w:id w:val="152459786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 xml:space="preserve">Creating a spin-off   </w:t>
            </w:r>
            <w:sdt>
              <w:sdtPr>
                <w:rPr>
                  <w:sz w:val="28"/>
                  <w:szCs w:val="28"/>
                </w:rPr>
                <w:id w:val="-65352086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To be decided later.</w:t>
            </w:r>
          </w:p>
          <w:p w14:paraId="3322E36E" w14:textId="77777777" w:rsidR="00332BEC" w:rsidRPr="00332BEC" w:rsidRDefault="00332BEC" w:rsidP="000D5E07">
            <w:pPr>
              <w:pStyle w:val="aa"/>
              <w:widowControl w:val="0"/>
              <w:jc w:val="both"/>
              <w:rPr>
                <w:sz w:val="24"/>
                <w:szCs w:val="24"/>
              </w:rPr>
            </w:pPr>
          </w:p>
          <w:p w14:paraId="5C7BB845" w14:textId="77777777" w:rsidR="00AC318E" w:rsidRPr="004B30EA" w:rsidRDefault="00AC318E" w:rsidP="000D5E07">
            <w:pPr>
              <w:pStyle w:val="aa"/>
              <w:widowControl w:val="0"/>
              <w:numPr>
                <w:ilvl w:val="0"/>
                <w:numId w:val="2"/>
              </w:numPr>
              <w:jc w:val="both"/>
              <w:rPr>
                <w:sz w:val="24"/>
                <w:szCs w:val="24"/>
              </w:rPr>
            </w:pPr>
            <w:r>
              <w:lastRenderedPageBreak/>
              <w:t xml:space="preserve">Are you in discussion with any companies in the industry? </w:t>
            </w:r>
            <w:r>
              <w:tab/>
            </w:r>
            <w:r>
              <w:tab/>
              <w:t xml:space="preserve">  </w:t>
            </w:r>
            <w:sdt>
              <w:sdtPr>
                <w:rPr>
                  <w:sz w:val="28"/>
                  <w:szCs w:val="28"/>
                </w:rPr>
                <w:id w:val="1143931959"/>
                <w14:checkbox>
                  <w14:checked w14:val="0"/>
                  <w14:checkedState w14:val="2611" w14:font="Aptos Narrow"/>
                  <w14:uncheckedState w14:val="2610" w14:font="MS Gothic"/>
                </w14:checkbox>
              </w:sdtPr>
              <w:sdtContent>
                <w:r w:rsidR="0074323F">
                  <w:rPr>
                    <w:rFonts w:ascii="MS Gothic" w:eastAsia="MS Gothic" w:hAnsi="MS Gothic" w:hint="eastAsia"/>
                    <w:sz w:val="28"/>
                    <w:szCs w:val="28"/>
                  </w:rPr>
                  <w:t>☐</w:t>
                </w:r>
              </w:sdtContent>
            </w:sdt>
            <w:r w:rsidR="00F07163" w:rsidRPr="004B30EA">
              <w:rPr>
                <w:szCs w:val="24"/>
              </w:rPr>
              <w:t xml:space="preserve">  </w:t>
            </w:r>
            <w:r>
              <w:t xml:space="preserve">Yes   </w:t>
            </w:r>
            <w:sdt>
              <w:sdtPr>
                <w:rPr>
                  <w:sz w:val="28"/>
                  <w:szCs w:val="28"/>
                </w:rPr>
                <w:id w:val="-597095904"/>
                <w14:checkbox>
                  <w14:checked w14:val="1"/>
                  <w14:checkedState w14:val="2611" w14:font="Aptos Narrow"/>
                  <w14:uncheckedState w14:val="2610" w14:font="MS Gothic"/>
                </w14:checkbox>
              </w:sdtPr>
              <w:sdtContent>
                <w:r w:rsidR="0074323F">
                  <w:rPr>
                    <w:rFonts w:ascii="Aptos Narrow" w:hAnsi="Aptos Narrow"/>
                    <w:sz w:val="28"/>
                    <w:szCs w:val="28"/>
                  </w:rPr>
                  <w:t>☑</w:t>
                </w:r>
              </w:sdtContent>
            </w:sdt>
            <w:r w:rsidR="00F07163" w:rsidRPr="004B30EA">
              <w:rPr>
                <w:szCs w:val="24"/>
              </w:rPr>
              <w:t xml:space="preserve">  </w:t>
            </w:r>
            <w:r>
              <w:t>No</w:t>
            </w:r>
          </w:p>
          <w:p w14:paraId="11590995" w14:textId="010015F5" w:rsidR="00AC318E" w:rsidRDefault="00AC318E" w:rsidP="000D5E07">
            <w:pPr>
              <w:pStyle w:val="aa"/>
              <w:widowControl w:val="0"/>
              <w:jc w:val="both"/>
              <w:rPr>
                <w:rFonts w:eastAsiaTheme="minorEastAsia"/>
                <w:sz w:val="24"/>
              </w:rPr>
            </w:pPr>
            <w:r>
              <w:t xml:space="preserve">If yes, kindly state company names and comments: </w:t>
            </w:r>
          </w:p>
          <w:p w14:paraId="1FD15CCB" w14:textId="77777777" w:rsidR="0074323F" w:rsidRPr="0074323F" w:rsidRDefault="0074323F" w:rsidP="000D5E07">
            <w:pPr>
              <w:pStyle w:val="aa"/>
              <w:widowControl w:val="0"/>
              <w:jc w:val="both"/>
              <w:rPr>
                <w:rFonts w:eastAsiaTheme="minorEastAsia"/>
                <w:sz w:val="24"/>
                <w:szCs w:val="24"/>
                <w:lang w:val="en-SG"/>
              </w:rPr>
            </w:pPr>
          </w:p>
          <w:p w14:paraId="3DE18C0C" w14:textId="77777777" w:rsidR="00332BEC" w:rsidRPr="004B30EA" w:rsidRDefault="00332BEC" w:rsidP="000D5E07">
            <w:pPr>
              <w:pStyle w:val="aa"/>
              <w:widowControl w:val="0"/>
              <w:numPr>
                <w:ilvl w:val="0"/>
                <w:numId w:val="2"/>
              </w:numPr>
              <w:jc w:val="both"/>
              <w:rPr>
                <w:sz w:val="24"/>
                <w:szCs w:val="24"/>
              </w:rPr>
            </w:pPr>
            <w:r>
              <w:t xml:space="preserve">Has this project received any prior funding? </w:t>
            </w:r>
            <w:r>
              <w:tab/>
            </w:r>
            <w:r>
              <w:tab/>
            </w:r>
            <w:r>
              <w:tab/>
            </w:r>
            <w:r>
              <w:tab/>
              <w:t xml:space="preserve">  </w:t>
            </w:r>
            <w:sdt>
              <w:sdtPr>
                <w:rPr>
                  <w:sz w:val="28"/>
                  <w:szCs w:val="28"/>
                </w:rPr>
                <w:id w:val="154464307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Yes    ☐ No</w:t>
            </w:r>
          </w:p>
          <w:p w14:paraId="10C679F6" w14:textId="77777777" w:rsidR="00332BEC" w:rsidRPr="00F05FC7" w:rsidRDefault="00332BEC" w:rsidP="000D5E07">
            <w:pPr>
              <w:pStyle w:val="aa"/>
              <w:widowControl w:val="0"/>
              <w:jc w:val="both"/>
              <w:rPr>
                <w:rFonts w:eastAsiaTheme="minorEastAsia"/>
                <w:sz w:val="24"/>
                <w:szCs w:val="24"/>
              </w:rPr>
            </w:pPr>
            <w:r w:rsidRPr="004B30EA">
              <w:rPr>
                <w:szCs w:val="24"/>
              </w:rPr>
              <w:t xml:space="preserve">If yes, kindly state: </w:t>
            </w:r>
            <w:r w:rsidR="00290AC5">
              <w:rPr>
                <w:rFonts w:eastAsiaTheme="minorEastAsia" w:hint="eastAsia"/>
                <w:szCs w:val="24"/>
              </w:rPr>
              <w:t xml:space="preserve"> </w:t>
            </w:r>
            <w:r w:rsidR="00290AC5" w:rsidRPr="00290AC5">
              <w:rPr>
                <w:rFonts w:eastAsiaTheme="minorEastAsia" w:hint="eastAsia"/>
                <w:szCs w:val="24"/>
                <w:u w:val="single"/>
              </w:rPr>
              <w:t xml:space="preserve"> </w:t>
            </w:r>
            <w:r w:rsidR="008D7304" w:rsidRPr="00290AC5">
              <w:rPr>
                <w:u w:val="single"/>
              </w:rPr>
              <w:t>MOE AcRF Tier 1, RG146/23</w:t>
            </w:r>
            <w:r w:rsidR="00290AC5" w:rsidRPr="00290AC5">
              <w:rPr>
                <w:rFonts w:eastAsiaTheme="minorEastAsia" w:hint="eastAsia"/>
                <w:u w:val="single"/>
              </w:rPr>
              <w:t xml:space="preserve">  </w:t>
            </w:r>
            <w:r w:rsidR="008D7304" w:rsidRPr="00290AC5">
              <w:rPr>
                <w:u w:val="single"/>
              </w:rPr>
              <w:t xml:space="preserve"> </w:t>
            </w:r>
          </w:p>
          <w:p w14:paraId="29417E6D" w14:textId="77777777" w:rsidR="00332BEC" w:rsidRPr="00332BEC" w:rsidRDefault="00332BEC" w:rsidP="000D5E07">
            <w:pPr>
              <w:widowControl w:val="0"/>
              <w:jc w:val="both"/>
            </w:pPr>
          </w:p>
          <w:p w14:paraId="509BEDF1" w14:textId="77777777" w:rsidR="00332BEC" w:rsidRPr="00332BEC" w:rsidRDefault="00332BEC" w:rsidP="000D5E07">
            <w:pPr>
              <w:pStyle w:val="aa"/>
              <w:numPr>
                <w:ilvl w:val="0"/>
                <w:numId w:val="2"/>
              </w:numPr>
              <w:contextualSpacing w:val="0"/>
              <w:jc w:val="both"/>
              <w:rPr>
                <w:sz w:val="24"/>
                <w:szCs w:val="24"/>
              </w:rPr>
            </w:pPr>
            <w:r>
              <w:t xml:space="preserve">Do you have research funding in place to further this technology (excluding potential POC grant)?                                                                                          </w:t>
            </w:r>
            <w:sdt>
              <w:sdtPr>
                <w:rPr>
                  <w:sz w:val="28"/>
                  <w:szCs w:val="28"/>
                </w:rPr>
                <w:id w:val="-3814820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 xml:space="preserve">Yes    </w:t>
            </w:r>
            <w:sdt>
              <w:sdtPr>
                <w:rPr>
                  <w:sz w:val="28"/>
                  <w:szCs w:val="28"/>
                </w:rPr>
                <w:id w:val="-56271481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No</w:t>
            </w:r>
          </w:p>
          <w:p w14:paraId="0904284C" w14:textId="77777777" w:rsidR="00332BEC" w:rsidRDefault="00332BEC" w:rsidP="000D5E07">
            <w:pPr>
              <w:pStyle w:val="aa"/>
              <w:widowControl w:val="0"/>
              <w:jc w:val="both"/>
              <w:rPr>
                <w:sz w:val="24"/>
                <w:szCs w:val="24"/>
              </w:rPr>
            </w:pPr>
            <w:r w:rsidRPr="004B30EA">
              <w:rPr>
                <w:szCs w:val="24"/>
              </w:rPr>
              <w:t>If yes, kindly state: _____________________________________</w:t>
            </w:r>
          </w:p>
          <w:p w14:paraId="3FE9C90C" w14:textId="7B56FB71" w:rsidR="00230D42" w:rsidRPr="007D2C8D" w:rsidRDefault="00230D42" w:rsidP="000D5E07">
            <w:pPr>
              <w:jc w:val="both"/>
              <w:rPr>
                <w:rFonts w:eastAsiaTheme="minorEastAsia"/>
              </w:rPr>
            </w:pPr>
          </w:p>
        </w:tc>
      </w:tr>
    </w:tbl>
    <w:p w14:paraId="7E939E3B" w14:textId="075E0E37" w:rsidR="00E4627E" w:rsidDel="00394E60" w:rsidRDefault="00E4627E" w:rsidP="000D5E07">
      <w:pPr>
        <w:jc w:val="both"/>
        <w:rPr>
          <w:del w:id="0" w:author="Li Jianfeng" w:date="2026-09-15T19:07:00Z" w16du:dateUtc="2026-09-15T11:07:00Z"/>
          <w:sz w:val="22"/>
          <w:szCs w:val="22"/>
        </w:rPr>
      </w:pPr>
    </w:p>
    <w:p w14:paraId="002A4B0E" w14:textId="77777777" w:rsidR="00E4627E" w:rsidDel="00394E60" w:rsidRDefault="00E4627E" w:rsidP="000D5E07">
      <w:pPr>
        <w:keepNext/>
        <w:spacing w:before="280" w:after="100"/>
        <w:jc w:val="both"/>
        <w:rPr>
          <w:del w:id="1" w:author="Li Jianfeng" w:date="2026-09-15T19:07:00Z" w16du:dateUtc="2026-09-15T11:07:00Z"/>
          <w:b/>
          <w:sz w:val="28"/>
          <w:szCs w:val="28"/>
        </w:rPr>
      </w:pPr>
      <w:r w:rsidRPr="004B30EA">
        <w:rPr>
          <w:b/>
          <w:sz w:val="26"/>
          <w:szCs w:val="28"/>
        </w:rPr>
        <w:t>Project Details</w:t>
      </w:r>
    </w:p>
    <w:p w14:paraId="718E07D0" w14:textId="77777777" w:rsidR="00E4627E" w:rsidRPr="00394E60" w:rsidRDefault="00E4627E" w:rsidP="00394E60">
      <w:pPr>
        <w:keepNext/>
        <w:spacing w:before="280" w:after="100"/>
        <w:jc w:val="both"/>
        <w:rPr>
          <w:rFonts w:eastAsiaTheme="minorEastAsia" w:hint="eastAsia"/>
          <w:sz w:val="22"/>
          <w:szCs w:val="22"/>
          <w:rPrChange w:id="2" w:author="Li Jianfeng" w:date="2026-09-15T19:07:00Z" w16du:dateUtc="2026-09-15T11:07:00Z">
            <w:rPr>
              <w:sz w:val="22"/>
              <w:szCs w:val="22"/>
            </w:rPr>
          </w:rPrChange>
        </w:rPr>
        <w:pPrChange w:id="3" w:author="Li Jianfeng" w:date="2026-09-15T19:07:00Z" w16du:dateUtc="2026-09-15T11:07:00Z">
          <w:pPr>
            <w:jc w:val="both"/>
          </w:pPr>
        </w:pPrChange>
      </w:pPr>
    </w:p>
    <w:p w14:paraId="70CEAB73"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1.</w:t>
      </w:r>
      <w:r w:rsidRPr="004B30EA">
        <w:rPr>
          <w:b/>
          <w:bCs/>
          <w:sz w:val="26"/>
          <w:szCs w:val="28"/>
          <w:lang w:val="en-GB"/>
        </w:rPr>
        <w:tab/>
        <w:t>Executive Summary</w:t>
      </w:r>
    </w:p>
    <w:p w14:paraId="2BEC3285" w14:textId="77777777" w:rsidR="00D15E5A" w:rsidRDefault="00E4627E" w:rsidP="000D5E07">
      <w:pPr>
        <w:spacing w:after="120"/>
        <w:jc w:val="both"/>
        <w:rPr>
          <w:i/>
          <w:iCs/>
          <w:lang w:val="en-GB"/>
        </w:rPr>
      </w:pPr>
      <w:r w:rsidRPr="004B30EA">
        <w:rPr>
          <w:i/>
          <w:iCs/>
          <w:sz w:val="21"/>
          <w:lang w:val="en-GB"/>
        </w:rPr>
        <w:t xml:space="preserve">Please give a brief summary (no more than 500 words), with minimal technical terms, of the objectives and the scope of the project. The summary should also include the market need, proposed solution and comparison with </w:t>
      </w:r>
      <w:r w:rsidR="000227C1">
        <w:rPr>
          <w:i/>
          <w:iCs/>
          <w:sz w:val="21"/>
          <w:lang w:val="en-GB"/>
        </w:rPr>
        <w:t>competitors</w:t>
      </w:r>
      <w:r w:rsidRPr="004B30EA">
        <w:rPr>
          <w:b/>
          <w:bCs/>
          <w:i/>
          <w:iCs/>
          <w:sz w:val="21"/>
          <w:lang w:val="en-GB"/>
        </w:rPr>
        <w:t>.</w:t>
      </w:r>
      <w:r w:rsidRPr="004B30EA">
        <w:rPr>
          <w:i/>
          <w:iCs/>
          <w:sz w:val="21"/>
          <w:lang w:val="en-GB"/>
        </w:rPr>
        <w:t xml:space="preserve"> </w:t>
      </w:r>
    </w:p>
    <w:p w14:paraId="7DC3E8D0" w14:textId="16B40C8B" w:rsidR="004A03EA" w:rsidRPr="004C6E8A" w:rsidRDefault="004A03EA" w:rsidP="000D5E07">
      <w:pPr>
        <w:spacing w:after="120"/>
        <w:jc w:val="both"/>
        <w:rPr>
          <w:rFonts w:eastAsiaTheme="minorEastAsia" w:hint="eastAsia"/>
          <w:rPrChange w:id="4" w:author="Li Jianfeng" w:date="2026-09-15T18:40:00Z" w16du:dateUtc="2026-09-15T10:40:00Z">
            <w:rPr/>
          </w:rPrChange>
        </w:rPr>
      </w:pPr>
      <w:r>
        <w:rPr>
          <w:b/>
          <w:sz w:val="21"/>
        </w:rPr>
        <w:t xml:space="preserve">Market need. </w:t>
      </w:r>
      <w:r>
        <w:rPr>
          <w:sz w:val="21"/>
        </w:rPr>
        <w:t xml:space="preserve">Monitoring systems in buildings, infrastructure and factories are installed to catch brief events that may happen only once: a lift or chiller fault, an impact, a seismic response, a component failure. </w:t>
      </w:r>
      <w:del w:id="5" w:author="Li Jianfeng" w:date="2026-09-15T18:40:00Z" w16du:dateUtc="2026-09-15T10:40:00Z">
        <w:r w:rsidDel="004C6E8A">
          <w:rPr>
            <w:sz w:val="21"/>
          </w:rPr>
          <w:delText>Collecting more data does not catch them. What catches them is deciding, at the moment it happens, that this is the event - then keeping the record that explains it and alerting the right person.</w:delText>
        </w:r>
      </w:del>
      <w:ins w:id="6" w:author="Li Jianfeng" w:date="2026-09-15T18:40:00Z" w16du:dateUtc="2026-09-15T10:40:00Z">
        <w:r w:rsidR="004C6E8A" w:rsidRPr="004C6E8A">
          <w:rPr>
            <w:sz w:val="21"/>
          </w:rPr>
          <w:t>Collecting more data alone does not guarantee that these events will be detected and retained.</w:t>
        </w:r>
        <w:r w:rsidR="004C6E8A">
          <w:rPr>
            <w:rFonts w:eastAsiaTheme="minorEastAsia" w:hint="eastAsia"/>
            <w:sz w:val="21"/>
          </w:rPr>
          <w:t xml:space="preserve"> </w:t>
        </w:r>
      </w:ins>
      <w:ins w:id="7" w:author="Li Jianfeng" w:date="2026-09-15T18:40:00Z">
        <w:r w:rsidR="004C6E8A" w:rsidRPr="004C6E8A">
          <w:rPr>
            <w:rFonts w:eastAsiaTheme="minorEastAsia"/>
            <w:sz w:val="21"/>
          </w:rPr>
          <w:t>Effective monitoring requires a reliable decision at the time of the event, followed by retention of the relevant record and notification of the responsible party.</w:t>
        </w:r>
      </w:ins>
    </w:p>
    <w:p w14:paraId="026BCF79" w14:textId="77777777" w:rsidR="00D70113" w:rsidRDefault="00C9380D" w:rsidP="000D5E07">
      <w:pPr>
        <w:spacing w:after="120"/>
        <w:jc w:val="both"/>
        <w:rPr>
          <w:b/>
          <w:bCs/>
        </w:rPr>
      </w:pPr>
      <w:r>
        <w:rPr>
          <w:b/>
          <w:sz w:val="21"/>
        </w:rPr>
        <w:t xml:space="preserve">Current gap. </w:t>
      </w:r>
      <w:r>
        <w:rPr>
          <w:sz w:val="21"/>
        </w:rPr>
        <w:t>That decision is almost always a number fixed by hand: a threshold, a sampling schedule, an alarm rule, or a cut-off on an AI score. It is chosen once and never scored - nobody can say how far it sits from the best available. Worse, it cannot see its own errors: a false alarm leaves a record, an event never detected leaves nothing. A working system and a blind one look identical on the dashboard.</w:t>
      </w:r>
    </w:p>
    <w:p w14:paraId="786FFB9B" w14:textId="2B79A2BC" w:rsidR="004A03EA" w:rsidRDefault="004A03EA" w:rsidP="000D5E07">
      <w:pPr>
        <w:spacing w:after="120"/>
        <w:jc w:val="both"/>
      </w:pPr>
      <w:r>
        <w:rPr>
          <w:b/>
          <w:sz w:val="21"/>
        </w:rPr>
        <w:t xml:space="preserve">Proposed solution. </w:t>
      </w:r>
      <w:r>
        <w:rPr>
          <w:sz w:val="21"/>
        </w:rPr>
        <w:t xml:space="preserve">CatchWise puts a feedback loop around that decision. It watches how well the current setting is doing, adjusts it, checks again, and keeps going until performance stops improving - so the setting is arrived at by measurement rather than judgement, and the system can say how good it is. </w:t>
      </w:r>
      <w:ins w:id="8" w:author="Li Jianfeng" w:date="2026-09-15T19:22:00Z">
        <w:r w:rsidR="00EA2B78" w:rsidRPr="00EA2B78">
          <w:rPr>
            <w:sz w:val="21"/>
          </w:rPr>
          <w:t>Once the event class and recall requirement are defined, the operator states beta; CatchWise optimises the remaining decision settings</w:t>
        </w:r>
      </w:ins>
      <w:del w:id="9" w:author="Li Jianfeng" w:date="2026-09-15T19:22:00Z" w16du:dateUtc="2026-09-15T11:22:00Z">
        <w:r w:rsidDel="00EA2B78">
          <w:rPr>
            <w:sz w:val="21"/>
          </w:rPr>
          <w:delText xml:space="preserve">All the operator states </w:delText>
        </w:r>
        <w:r w:rsidR="00024A46" w:rsidDel="00EA2B78">
          <w:rPr>
            <w:rFonts w:eastAsiaTheme="minorEastAsia" w:hint="eastAsia"/>
            <w:sz w:val="21"/>
          </w:rPr>
          <w:delText>are</w:delText>
        </w:r>
        <w:r w:rsidDel="00EA2B78">
          <w:rPr>
            <w:sz w:val="21"/>
          </w:rPr>
          <w:delText xml:space="preserve"> how much worse a missed event would be than a false alarm; CatchWise works out the rest</w:delText>
        </w:r>
      </w:del>
      <w:r>
        <w:rPr>
          <w:sz w:val="21"/>
        </w:rPr>
        <w:t>, then holds the result until conditions have moved enough to be worth another pass. The same engine runs in two places: on battery-powered sensors, deciding when to wake a high-fidelity channel and record, and on controllers and gateways, deciding when the readings already computed amount to an event worth acting on.</w:t>
      </w:r>
    </w:p>
    <w:p w14:paraId="5AA786BF" w14:textId="535C8B61" w:rsidR="004A03EA" w:rsidRDefault="004A03EA" w:rsidP="000D5E07">
      <w:pPr>
        <w:spacing w:after="120"/>
        <w:jc w:val="both"/>
      </w:pPr>
      <w:r>
        <w:rPr>
          <w:b/>
          <w:sz w:val="21"/>
        </w:rPr>
        <w:t xml:space="preserve">Project objectives and scope. </w:t>
      </w:r>
      <w:r>
        <w:rPr>
          <w:sz w:val="21"/>
        </w:rPr>
        <w:t xml:space="preserve">Over 18 </w:t>
      </w:r>
      <w:commentRangeStart w:id="10"/>
      <w:r>
        <w:rPr>
          <w:sz w:val="21"/>
        </w:rPr>
        <w:t>months</w:t>
      </w:r>
      <w:commentRangeEnd w:id="10"/>
      <w:r w:rsidR="002E0E68">
        <w:rPr>
          <w:rStyle w:val="af3"/>
          <w:rFonts w:eastAsiaTheme="minorEastAsia" w:hint="eastAsia"/>
          <w:sz w:val="21"/>
          <w:szCs w:val="24"/>
        </w:rPr>
        <w:commentReference w:id="10"/>
      </w:r>
      <w:ins w:id="11" w:author="Li Jianfeng" w:date="2026-09-15T19:30:00Z" w16du:dateUtc="2026-09-15T11:30:00Z">
        <w:r w:rsidR="00A70455">
          <w:rPr>
            <w:rFonts w:eastAsiaTheme="minorEastAsia" w:hint="eastAsia"/>
            <w:sz w:val="21"/>
          </w:rPr>
          <w:t>,</w:t>
        </w:r>
      </w:ins>
      <w:del w:id="12" w:author="Li Jianfeng" w:date="2026-09-15T18:44:00Z" w16du:dateUtc="2026-09-15T10:44:00Z">
        <w:r w:rsidDel="002E0E68">
          <w:rPr>
            <w:sz w:val="21"/>
          </w:rPr>
          <w:delText xml:space="preserve"> - 15 of work and three held in reserve -</w:delText>
        </w:r>
      </w:del>
      <w:r>
        <w:rPr>
          <w:sz w:val="21"/>
        </w:rPr>
        <w:t xml:space="preserve"> the project turns a method validated in the laboratory </w:t>
      </w:r>
      <w:ins w:id="13" w:author="Li Jianfeng" w:date="2026-09-15T19:28:00Z" w16du:dateUtc="2026-09-15T11:28:00Z">
        <w:r w:rsidR="00FF6C64" w:rsidRPr="00FF6C64">
          <w:rPr>
            <w:sz w:val="21"/>
          </w:rPr>
          <w:t>into a licensable prototype a company can evaluate and adopt</w:t>
        </w:r>
      </w:ins>
      <w:del w:id="14" w:author="Li Jianfeng" w:date="2026-09-15T19:28:00Z" w16du:dateUtc="2026-09-15T11:28:00Z">
        <w:r w:rsidDel="00FF6C64">
          <w:rPr>
            <w:sz w:val="21"/>
          </w:rPr>
          <w:delText>into something a company can buy</w:delText>
        </w:r>
      </w:del>
      <w:r>
        <w:rPr>
          <w:sz w:val="21"/>
        </w:rPr>
        <w:t>: either software licensed per endpoint, for the controllers, gateways and devices a provider already ships, or a small module with that software on it, for manufacturers who would rather buy the capability than build it. Because CatchWise works on the decision rather than the sensor, one engine suits both target markets - infrastructure monitoring, and building and equipment management - and the project proves it in each: a structural event caught by a battery-powered sensor, and building machinery watched through a gateway.</w:t>
      </w:r>
    </w:p>
    <w:p w14:paraId="03574BEE" w14:textId="5D1B78F1" w:rsidR="004A03EA" w:rsidRPr="000874C4" w:rsidRDefault="004A03EA" w:rsidP="000D5E07">
      <w:pPr>
        <w:spacing w:after="120"/>
        <w:jc w:val="both"/>
        <w:rPr>
          <w:rFonts w:eastAsiaTheme="minorEastAsia"/>
        </w:rPr>
      </w:pPr>
      <w:r>
        <w:rPr>
          <w:b/>
          <w:sz w:val="21"/>
        </w:rPr>
        <w:t xml:space="preserve">Commercial path and competitor comparison. </w:t>
      </w:r>
      <w:r>
        <w:rPr>
          <w:sz w:val="21"/>
        </w:rPr>
        <w:t>The software is licensed per endpoint to providers that already own the sensors, controllers and dashboards; the module goes to the manufacturers that supply them. Competitors sit on either side of this layer, not inside it - sensor nodes and edge-AI kits supply the inputs, platforms supply the analytics - and the decision between them is left to the customer. CatchWise is the piece that makes that decision well and can show its own working. Alarms that find no fault cost a building about S$28,800 a year in technician time; halving that is worth about S$360 per asset per year against a licence of about S$20 per endpoint.</w:t>
      </w:r>
    </w:p>
    <w:p w14:paraId="47088A34"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2.</w:t>
      </w:r>
      <w:r w:rsidRPr="004B30EA">
        <w:rPr>
          <w:b/>
          <w:bCs/>
          <w:sz w:val="26"/>
          <w:szCs w:val="28"/>
          <w:lang w:val="en-GB"/>
        </w:rPr>
        <w:tab/>
        <w:t>Value Proposition</w:t>
      </w:r>
    </w:p>
    <w:p w14:paraId="0DC18CA6" w14:textId="77777777" w:rsidR="00E4627E" w:rsidRPr="004B30EA" w:rsidRDefault="00E4627E" w:rsidP="000D5E07">
      <w:pPr>
        <w:keepNext/>
        <w:spacing w:before="240" w:after="80"/>
        <w:jc w:val="both"/>
        <w:rPr>
          <w:b/>
          <w:bCs/>
          <w:lang w:val="en-GB"/>
        </w:rPr>
      </w:pPr>
      <w:r w:rsidRPr="004B30EA">
        <w:rPr>
          <w:b/>
          <w:bCs/>
          <w:lang w:val="en-GB"/>
        </w:rPr>
        <w:t>2.1</w:t>
      </w:r>
      <w:r w:rsidRPr="004B30EA">
        <w:rPr>
          <w:b/>
          <w:bCs/>
          <w:lang w:val="en-GB"/>
        </w:rPr>
        <w:tab/>
        <w:t>Problem Statement</w:t>
      </w:r>
    </w:p>
    <w:p w14:paraId="326EAC63" w14:textId="77777777" w:rsidR="00237560" w:rsidRPr="00331753" w:rsidRDefault="00E4627E" w:rsidP="000D5E07">
      <w:pPr>
        <w:spacing w:after="120"/>
        <w:jc w:val="both"/>
        <w:rPr>
          <w:i/>
          <w:iCs/>
          <w:lang w:val="en-GB"/>
        </w:rPr>
      </w:pPr>
      <w:r w:rsidRPr="004B30EA">
        <w:rPr>
          <w:i/>
          <w:iCs/>
          <w:sz w:val="21"/>
          <w:lang w:val="en-GB"/>
        </w:rPr>
        <w:t xml:space="preserve">Briefly describe the problem to be solved and existing </w:t>
      </w:r>
      <w:r w:rsidR="000227C1">
        <w:rPr>
          <w:i/>
          <w:iCs/>
          <w:sz w:val="21"/>
          <w:lang w:val="en-GB"/>
        </w:rPr>
        <w:t>solutions in the market</w:t>
      </w:r>
      <w:r w:rsidRPr="004B30EA">
        <w:rPr>
          <w:i/>
          <w:iCs/>
          <w:sz w:val="21"/>
          <w:lang w:val="en-GB"/>
        </w:rPr>
        <w:t>.</w:t>
      </w:r>
    </w:p>
    <w:p w14:paraId="5AD82895" w14:textId="77777777" w:rsidR="00F6574F" w:rsidRPr="00B50BD9" w:rsidRDefault="00000000" w:rsidP="000D5E07">
      <w:pPr>
        <w:spacing w:after="120"/>
        <w:jc w:val="both"/>
      </w:pPr>
      <w:r>
        <w:rPr>
          <w:b/>
          <w:sz w:val="21"/>
        </w:rPr>
        <w:t xml:space="preserve">The problem. </w:t>
      </w:r>
      <w:r>
        <w:rPr>
          <w:sz w:val="21"/>
        </w:rPr>
        <w:t xml:space="preserve">Infrastructure, industrial operations and smart buildings share one task: detect a short or emerging event, alert the right party, and keep enough data to act on. The difficulty is not sensing but deciding. The rule that separates an event from ordinary variation is commissioned once and then left, and it cannot check its own work: a </w:t>
      </w:r>
      <w:r>
        <w:rPr>
          <w:sz w:val="21"/>
        </w:rPr>
        <w:lastRenderedPageBreak/>
        <w:t>false alarm leaves a record that can be inspected, a missed event leaves nothing. When conditions drift the operator cannot tell whether the system is safely quiet or silently blind, and when alarms become excessive the usual remedy is to raise the threshold - turning a visible nuisance-alarm problem into an invisible missed-event one. The pain is frequent, prevalent and expensive at once: one building raises about 960 alarms a year of which 40% find no fault; Singapore alone has more than 70,000 lift and escalator endpoints; and the wasted technician time costs about S$28,800 per building per year (Section 2.4).</w:t>
      </w:r>
    </w:p>
    <w:p w14:paraId="3199B512" w14:textId="278F5254" w:rsidR="00E4627E" w:rsidRPr="00071E6E" w:rsidRDefault="00000000" w:rsidP="00071E6E">
      <w:pPr>
        <w:spacing w:after="120"/>
        <w:jc w:val="both"/>
        <w:rPr>
          <w:rFonts w:eastAsiaTheme="minorEastAsia"/>
        </w:rPr>
      </w:pPr>
      <w:r>
        <w:rPr>
          <w:b/>
          <w:sz w:val="21"/>
        </w:rPr>
        <w:t xml:space="preserve">Existing solutions, and what they leave unsolved. </w:t>
      </w:r>
      <w:r>
        <w:rPr>
          <w:sz w:val="21"/>
        </w:rPr>
        <w:t>The market supplies four things well: low-power chips and acquisition boards; monitoring nodes and event recorders; building management systems (BMS) and industrial platforms for continuous collection, dashboards and alarms; and anomaly-detection models, including Siemens SIMATIC Anomaly Detection on Industrial Edge and ABB Ability Digital Powertrain for motors and driven equipment. None supplies the decision. Each delivers a signal, a feature or a score and leaves the customer to pick the detection settings by hand; where a vendor model emits a classified event instead, those settings are frozen at training time, against the developer's tolerance rather than the operator's. In every case the setting is chosen once and never scored. What every operator wants is easy to state and hard to deliver: catch the events that matter, and raise as few false alarms as possible in doing so. The customer supplies one number, beta, saying how much worse a missed event is than a false alarm; combined with the two standard measures - recall, the share of real events caught, and precision, the share of alarms that were real - it yields a single score, F-beta, which CatchWise computes for itself on the device and then improves.</w:t>
      </w:r>
    </w:p>
    <w:p w14:paraId="70C43E51" w14:textId="77777777" w:rsidR="00E4627E" w:rsidRPr="004B30EA" w:rsidRDefault="00E4627E" w:rsidP="000D5E07">
      <w:pPr>
        <w:keepNext/>
        <w:spacing w:before="240" w:after="80"/>
        <w:jc w:val="both"/>
        <w:rPr>
          <w:b/>
          <w:bCs/>
          <w:lang w:val="en-GB"/>
        </w:rPr>
      </w:pPr>
      <w:r w:rsidRPr="004B30EA">
        <w:rPr>
          <w:b/>
          <w:bCs/>
          <w:lang w:val="en-GB"/>
        </w:rPr>
        <w:t>2.2</w:t>
      </w:r>
      <w:r w:rsidRPr="004B30EA">
        <w:rPr>
          <w:b/>
          <w:bCs/>
          <w:lang w:val="en-GB"/>
        </w:rPr>
        <w:tab/>
        <w:t>Industry Analysis/Market Assessment</w:t>
      </w:r>
    </w:p>
    <w:p w14:paraId="582BC716" w14:textId="77777777" w:rsidR="00237560" w:rsidRPr="00331753" w:rsidRDefault="00E4627E" w:rsidP="000D5E07">
      <w:pPr>
        <w:spacing w:after="120"/>
        <w:jc w:val="both"/>
        <w:rPr>
          <w:i/>
          <w:iCs/>
          <w:lang w:val="en-GB"/>
        </w:rPr>
      </w:pPr>
      <w:r w:rsidRPr="004B30EA">
        <w:rPr>
          <w:i/>
          <w:iCs/>
          <w:sz w:val="21"/>
          <w:lang w:val="en-GB"/>
        </w:rPr>
        <w:t xml:space="preserve">The team should perform an industry analysis/market assessment to identify current and future market trends. It should include the market segment (i.e. the </w:t>
      </w:r>
      <w:r w:rsidR="000227C1">
        <w:rPr>
          <w:i/>
          <w:iCs/>
          <w:sz w:val="21"/>
          <w:lang w:val="en-GB"/>
        </w:rPr>
        <w:t>targ</w:t>
      </w:r>
      <w:r w:rsidR="008A4EBB">
        <w:rPr>
          <w:i/>
          <w:iCs/>
          <w:sz w:val="21"/>
          <w:lang w:val="en-GB"/>
        </w:rPr>
        <w:t>e</w:t>
      </w:r>
      <w:r w:rsidR="000227C1">
        <w:rPr>
          <w:i/>
          <w:iCs/>
          <w:sz w:val="21"/>
          <w:lang w:val="en-GB"/>
        </w:rPr>
        <w:t>ted</w:t>
      </w:r>
      <w:r w:rsidRPr="004B30EA">
        <w:rPr>
          <w:i/>
          <w:iCs/>
          <w:sz w:val="21"/>
          <w:lang w:val="en-GB"/>
        </w:rPr>
        <w:t xml:space="preserve"> customers) and customer analysis.  </w:t>
      </w:r>
    </w:p>
    <w:p w14:paraId="22816D9D" w14:textId="64457D68" w:rsidR="00F6574F" w:rsidRDefault="00000000" w:rsidP="000D5E07">
      <w:pPr>
        <w:spacing w:after="120"/>
        <w:jc w:val="both"/>
      </w:pPr>
      <w:r>
        <w:rPr>
          <w:b/>
          <w:sz w:val="21"/>
        </w:rPr>
        <w:t xml:space="preserve">Market segments and target customers. </w:t>
      </w:r>
      <w:r>
        <w:rPr>
          <w:sz w:val="21"/>
        </w:rPr>
        <w:t>CatchWise serves connected monitoring systems in which a missed event or an excessive alarm rate carries operational cost. This project targets two markets, entered in order of how hard they are to enter rather than how large they are. (1) Infrastructure and construction monitoring - the first market: impacts, seismic responses and sudden structural behaviour are short, costly to miss and resource-constrained at the endpoint, and the team's published evidence, node platform and industry relationships are already in place. (2) Building and equipment management - the expansion market: lifts, chillers, pumps, fans, power and water systems are numerous and continuously monitored, but reached through a few providers with long qualification cycles - harder entry, larger long-term value, since one qualified integration carries across a portfolio. The paying customers are BMS and Smart Facility Management (Smart FM) providers, building-equipment and monitoring-device manufacturers, and system integrators. Looking further out, the same engine suits industrial condition monitoring, where vibration monitoring is already the dominant technique, and later transport, logistics and home safety; none carries a milestone, deliverable or budget line here.</w:t>
      </w:r>
    </w:p>
    <w:p w14:paraId="5A56D29C" w14:textId="137A2F0C" w:rsidR="00F6574F" w:rsidRDefault="00000000" w:rsidP="000D5E07">
      <w:pPr>
        <w:spacing w:after="120"/>
        <w:jc w:val="both"/>
      </w:pPr>
      <w:r>
        <w:rPr>
          <w:b/>
          <w:sz w:val="21"/>
        </w:rPr>
        <w:t xml:space="preserve">Market size and direction: the total addressable market (TAM). </w:t>
      </w:r>
      <w:r>
        <w:rPr>
          <w:sz w:val="21"/>
        </w:rPr>
        <w:t xml:space="preserve">Both target markets are established and growing (MarketsandMarkets, 2025-2026): building automation from USD 101.7 billion in 2025 to USD 191.1 billion in 2030, a compound annual growth rate (CAGR) of 13.4%, with Asia Pacific the largest region by 2030; and structural health monitoring from USD 2.78 to 4.09 billion over 2025-2029 (10.4% CAGR globally, 13.1% in Asia Pacific). Machine condition monitoring - the adjacent market the outlook above points to, not this project - runs from </w:t>
      </w:r>
      <w:ins w:id="15" w:author="Li Jianfeng" w:date="2026-09-15T18:47:00Z">
        <w:r w:rsidR="00B6555C" w:rsidRPr="00B6555C">
          <w:rPr>
            <w:sz w:val="21"/>
          </w:rPr>
          <w:t>USD 3.1 billion in 2024 to USD 4.7 billion in 2029</w:t>
        </w:r>
      </w:ins>
      <w:del w:id="16" w:author="Li Jianfeng" w:date="2026-09-15T18:47:00Z" w16du:dateUtc="2026-09-15T10:47:00Z">
        <w:r w:rsidDel="00B6555C">
          <w:rPr>
            <w:sz w:val="21"/>
          </w:rPr>
          <w:delText>USD 3.37 to 4.70 billion over the same period</w:delText>
        </w:r>
      </w:del>
      <w:r>
        <w:rPr>
          <w:sz w:val="21"/>
        </w:rPr>
        <w:t>. These size the markets in which CatchWise can be used, not CatchWise revenue.</w:t>
      </w:r>
    </w:p>
    <w:p w14:paraId="2EA38DB6" w14:textId="67835752" w:rsidR="00307130" w:rsidRPr="00307130" w:rsidRDefault="00000000" w:rsidP="00307130">
      <w:pPr>
        <w:spacing w:after="120"/>
        <w:jc w:val="both"/>
        <w:rPr>
          <w:sz w:val="22"/>
        </w:rPr>
      </w:pPr>
      <w:r>
        <w:rPr>
          <w:b/>
          <w:sz w:val="21"/>
        </w:rPr>
        <w:t xml:space="preserve">Why the direction of travel favours this project. </w:t>
      </w:r>
      <w:r>
        <w:rPr>
          <w:sz w:val="21"/>
        </w:rPr>
        <w:t>Sensing and analytics capacity is expanding faster than the service capacity that must act on it: building automation grows at 13.4% a year, while Singapore's facility-management market grows at 2.41%, from USD 3.69 billion in 2025 to USD 4.26 billion by 2031, of which hard services - the mechanical and electrical work an alarm actually triggers - are 53.6% (Mordor Intelligence, 2025). The rates describe different markets and are not directly comparable, but together they indicate a widening gap between detector outputs generated and decisions that can be acted on. Cheaper edge processing and wider use of continuous analytics multiply the thresholds that must be set and kept correct, and Singapore's Smart FM programme accelerates both sides.</w:t>
      </w:r>
    </w:p>
    <w:p w14:paraId="4FDA9BD0" w14:textId="695AB21B" w:rsidR="00DA7364" w:rsidRPr="00DA7723" w:rsidRDefault="00000000" w:rsidP="000D5E07">
      <w:pPr>
        <w:spacing w:after="120"/>
        <w:jc w:val="both"/>
        <w:rPr>
          <w:rFonts w:eastAsiaTheme="minorEastAsia" w:hint="eastAsia"/>
        </w:rPr>
      </w:pPr>
      <w:r>
        <w:rPr>
          <w:b/>
          <w:sz w:val="21"/>
        </w:rPr>
        <w:t xml:space="preserve">Serviceable addressable market (SAM). </w:t>
      </w:r>
      <w:r>
        <w:rPr>
          <w:sz w:val="21"/>
        </w:rPr>
        <w:t xml:space="preserve">Singapore is a concentrated initial market: more than 70,000 lifts and escalators, according to the Building and Construction Authority (BCA), served by about 1,300 registered technicians (Ministry of Manpower, 2021), with about half that workforce due to retire within 10 to 15 years. Technician time, not sensing capacity, is the binding constraint, and its value is documented: in a trial by BCA and JTC Corporation across 174 lifts with KONE, Schindler and TUV SUD, remote monitoring and diagnostics achieved 85% accuracy in predicting lift faults and improved manpower productivity by 25% (BCA/JTC, 29 July 2022). On the base case of Section 2.4, every 1,000 monitored lifts consume an estimated 14,400 technician-hours a year on alarms in which no fault is found - about eight full-time technicians. At an indicative S$20 per endpoint per year, lifts and escalators alone represent a recurring licence ceiling of roughly S$1.4 million. Access is </w:t>
      </w:r>
      <w:r>
        <w:rPr>
          <w:sz w:val="21"/>
        </w:rPr>
        <w:lastRenderedPageBreak/>
        <w:t>concentrated: the BCA Contractors Registry lists six firms at its highest grade, L6, under the mechanical and electrical workhead ME02, and 63.0% of facility-management services are outsourced.</w:t>
      </w:r>
    </w:p>
    <w:p w14:paraId="3A6AF262" w14:textId="69E6C8F3" w:rsidR="00F6574F" w:rsidRPr="00C3581E" w:rsidRDefault="00000000" w:rsidP="000D5E07">
      <w:pPr>
        <w:spacing w:after="120"/>
        <w:jc w:val="both"/>
        <w:rPr>
          <w:rFonts w:eastAsiaTheme="minorEastAsia"/>
        </w:rPr>
      </w:pPr>
      <w:r>
        <w:rPr>
          <w:b/>
          <w:sz w:val="21"/>
        </w:rPr>
        <w:t xml:space="preserve">Serviceable obtainable market (SOM). </w:t>
      </w:r>
      <w:r>
        <w:rPr>
          <w:sz w:val="21"/>
        </w:rPr>
        <w:t xml:space="preserve">What is obtainable in three to five years is a countable number of named accounts, built bottom-up in </w:t>
      </w:r>
      <w:r w:rsidRPr="008B3349">
        <w:rPr>
          <w:b/>
          <w:bCs/>
          <w:sz w:val="21"/>
          <w:rPrChange w:id="17" w:author="Li Jianfeng" w:date="2026-09-15T20:26:00Z" w16du:dateUtc="2026-09-15T12:26:00Z">
            <w:rPr>
              <w:sz w:val="21"/>
            </w:rPr>
          </w:rPrChange>
        </w:rPr>
        <w:t>Table 1</w:t>
      </w:r>
      <w:r>
        <w:rPr>
          <w:sz w:val="21"/>
        </w:rPr>
        <w:t xml:space="preserve"> so each row can be challenged input by input. The licence-led beachhead row - two providers at 2,000 endpoints each - is about 6% of Singapore's lift and escalator endpoints and two of the twenty firms registered at L5 or above under ME02. The licence-led growth row is about 36% of that asset class, reachable only by including plant beyond lifts and by extending regionally. Module-led rows scale with units shipped and are bounded by manufacturer count. This project converts these assumptions into evidence: </w:t>
      </w:r>
      <w:ins w:id="18" w:author="Li Jianfeng" w:date="2026-09-15T19:25:00Z">
        <w:r w:rsidR="001D1523" w:rsidRPr="001D1523">
          <w:rPr>
            <w:sz w:val="21"/>
          </w:rPr>
          <w:t>infrastructure testing validates the module route, while gateway integration validates the licence route; a partner-hosted pilot will provide additional field evidence if secured.</w:t>
        </w:r>
      </w:ins>
      <w:del w:id="19" w:author="Li Jianfeng" w:date="2026-09-15T19:25:00Z" w16du:dateUtc="2026-09-15T11:25:00Z">
        <w:r w:rsidDel="001D1523">
          <w:rPr>
            <w:sz w:val="21"/>
          </w:rPr>
          <w:delText>infrastructure testing and the field pilot prove the module route, gateway integration proves the licence route, and volumes, attach rates and willingness to pay are validated through customer discovery.</w:delText>
        </w:r>
      </w:del>
    </w:p>
    <w:p w14:paraId="33E17E15" w14:textId="5959534B" w:rsidR="00F6574F" w:rsidRDefault="00000000" w:rsidP="000D5E07">
      <w:pPr>
        <w:spacing w:after="120"/>
        <w:jc w:val="both"/>
      </w:pPr>
      <w:r>
        <w:rPr>
          <w:b/>
          <w:sz w:val="21"/>
        </w:rPr>
        <w:t xml:space="preserve">Customer analysis: who buys, and on what they decide. </w:t>
      </w:r>
      <w:r>
        <w:rPr>
          <w:sz w:val="21"/>
        </w:rPr>
        <w:t>The route to scale runs through organisations that can embed the function once and deploy it across many endpoints</w:t>
      </w:r>
      <w:ins w:id="20" w:author="Li Jianfeng" w:date="2026-09-15T19:02:00Z" w16du:dateUtc="2026-09-15T11:02:00Z">
        <w:r w:rsidR="00C852FE">
          <w:rPr>
            <w:rFonts w:eastAsiaTheme="minorEastAsia" w:hint="eastAsia"/>
            <w:sz w:val="21"/>
          </w:rPr>
          <w:t xml:space="preserve">. </w:t>
        </w:r>
        <w:r w:rsidR="00C852FE" w:rsidRPr="00C852FE">
          <w:rPr>
            <w:sz w:val="21"/>
          </w:rPr>
          <w:t>The preferred purchasers are providers, manufacturers and system integrators that can deploy the function across multiple endpoints.</w:t>
        </w:r>
      </w:ins>
      <w:del w:id="21" w:author="Li Jianfeng" w:date="2026-09-15T19:02:00Z" w16du:dateUtc="2026-09-15T11:02:00Z">
        <w:r w:rsidDel="00C852FE">
          <w:rPr>
            <w:sz w:val="21"/>
          </w:rPr>
          <w:delText>, which is why the provider rather than the end user is the purchaser</w:delText>
        </w:r>
      </w:del>
      <w:r>
        <w:rPr>
          <w:sz w:val="21"/>
        </w:rPr>
        <w:t>. Providers decide on missed detections against their own requirement, false-alarm rate, notification latency, event-data completeness, integration effort, deployment cost, and compatibility with what they already ship. Constrained-device buyers add service life and data load, because a site visit costs more than the device; resource-rich buyers add alarm triage and time to intervention, because their cost is labour. Owners, facilities teams and maintenance contractors are validators rather than purchasers: they absorb the cost of a false alarm, a missed event or a late response.</w:t>
      </w:r>
    </w:p>
    <w:p w14:paraId="6A153026" w14:textId="77777777" w:rsidR="00080350" w:rsidRDefault="00000000" w:rsidP="00000072">
      <w:pPr>
        <w:keepNext/>
        <w:keepLines/>
        <w:spacing w:before="80" w:after="80"/>
        <w:jc w:val="center"/>
      </w:pPr>
      <w:r>
        <w:rPr>
          <w:b/>
          <w:sz w:val="20"/>
        </w:rPr>
        <w:t>Table 1.</w:t>
      </w:r>
      <w:r>
        <w:rPr>
          <w:sz w:val="20"/>
        </w:rPr>
        <w:t xml:space="preserve"> Bottom-up annual revenue scenarios by commercial route</w:t>
      </w:r>
    </w:p>
    <w:tbl>
      <w:tblPr>
        <w:tblStyle w:val="a7"/>
        <w:tblW w:w="0" w:type="auto"/>
        <w:jc w:val="center"/>
        <w:tblCellMar>
          <w:top w:w="60" w:type="dxa"/>
          <w:left w:w="85" w:type="dxa"/>
          <w:bottom w:w="60" w:type="dxa"/>
          <w:right w:w="85" w:type="dxa"/>
        </w:tblCellMar>
        <w:tblLook w:val="04A0" w:firstRow="1" w:lastRow="0" w:firstColumn="1" w:lastColumn="0" w:noHBand="0" w:noVBand="1"/>
        <w:tblPrChange w:id="22" w:author="Li Jianfeng" w:date="2026-09-15T19:55:00Z" w16du:dateUtc="2026-09-15T11:55:00Z">
          <w:tblPr>
            <w:tblStyle w:val="a7"/>
            <w:tblW w:w="0" w:type="auto"/>
            <w:jc w:val="center"/>
            <w:tblCellMar>
              <w:top w:w="60" w:type="dxa"/>
              <w:left w:w="85" w:type="dxa"/>
              <w:bottom w:w="60" w:type="dxa"/>
              <w:right w:w="85" w:type="dxa"/>
            </w:tblCellMar>
            <w:tblLook w:val="04A0" w:firstRow="1" w:lastRow="0" w:firstColumn="1" w:lastColumn="0" w:noHBand="0" w:noVBand="1"/>
          </w:tblPr>
        </w:tblPrChange>
      </w:tblPr>
      <w:tblGrid>
        <w:gridCol w:w="2263"/>
        <w:gridCol w:w="3686"/>
        <w:gridCol w:w="2324"/>
        <w:gridCol w:w="1349"/>
        <w:tblGridChange w:id="23">
          <w:tblGrid>
            <w:gridCol w:w="1271"/>
            <w:gridCol w:w="992"/>
            <w:gridCol w:w="2977"/>
            <w:gridCol w:w="709"/>
            <w:gridCol w:w="2324"/>
            <w:gridCol w:w="1349"/>
          </w:tblGrid>
        </w:tblGridChange>
      </w:tblGrid>
      <w:tr w:rsidR="00475C5E" w14:paraId="28E14720" w14:textId="77777777" w:rsidTr="005F7B92">
        <w:trPr>
          <w:tblHeader/>
          <w:jc w:val="center"/>
          <w:trPrChange w:id="24" w:author="Li Jianfeng" w:date="2026-09-15T19:55:00Z" w16du:dateUtc="2026-09-15T11:55:00Z">
            <w:trPr>
              <w:tblHeader/>
              <w:jc w:val="center"/>
            </w:trPr>
          </w:trPrChange>
        </w:trPr>
        <w:tc>
          <w:tcPr>
            <w:tcW w:w="2263" w:type="dxa"/>
            <w:shd w:val="clear" w:color="auto" w:fill="D9D9D9" w:themeFill="background1" w:themeFillShade="D9"/>
            <w:tcMar>
              <w:top w:w="80" w:type="dxa"/>
              <w:left w:w="80" w:type="dxa"/>
              <w:bottom w:w="80" w:type="dxa"/>
              <w:right w:w="80" w:type="dxa"/>
            </w:tcMar>
            <w:tcPrChange w:id="25" w:author="Li Jianfeng" w:date="2026-09-15T19:55:00Z" w16du:dateUtc="2026-09-15T11:55:00Z">
              <w:tcPr>
                <w:tcW w:w="1271" w:type="dxa"/>
                <w:shd w:val="clear" w:color="auto" w:fill="EDEDED"/>
                <w:tcMar>
                  <w:top w:w="80" w:type="dxa"/>
                  <w:left w:w="80" w:type="dxa"/>
                  <w:bottom w:w="80" w:type="dxa"/>
                  <w:right w:w="80" w:type="dxa"/>
                </w:tcMar>
              </w:tcPr>
            </w:tcPrChange>
          </w:tcPr>
          <w:p w14:paraId="2D38ADC5" w14:textId="77777777" w:rsidR="00CC26FF" w:rsidRDefault="00000000" w:rsidP="000D5E07">
            <w:pPr>
              <w:spacing w:after="40"/>
            </w:pPr>
            <w:r>
              <w:rPr>
                <w:b/>
                <w:sz w:val="20"/>
              </w:rPr>
              <w:t>Commercial route / stage</w:t>
            </w:r>
          </w:p>
        </w:tc>
        <w:tc>
          <w:tcPr>
            <w:tcW w:w="3686" w:type="dxa"/>
            <w:shd w:val="clear" w:color="auto" w:fill="D9D9D9" w:themeFill="background1" w:themeFillShade="D9"/>
            <w:tcMar>
              <w:top w:w="80" w:type="dxa"/>
              <w:left w:w="80" w:type="dxa"/>
              <w:bottom w:w="80" w:type="dxa"/>
              <w:right w:w="80" w:type="dxa"/>
            </w:tcMar>
            <w:tcPrChange w:id="26" w:author="Li Jianfeng" w:date="2026-09-15T19:55:00Z" w16du:dateUtc="2026-09-15T11:55:00Z">
              <w:tcPr>
                <w:tcW w:w="3969" w:type="dxa"/>
                <w:gridSpan w:val="2"/>
                <w:shd w:val="clear" w:color="auto" w:fill="EDEDED"/>
                <w:tcMar>
                  <w:top w:w="80" w:type="dxa"/>
                  <w:left w:w="80" w:type="dxa"/>
                  <w:bottom w:w="80" w:type="dxa"/>
                  <w:right w:w="80" w:type="dxa"/>
                </w:tcMar>
              </w:tcPr>
            </w:tcPrChange>
          </w:tcPr>
          <w:p w14:paraId="726F17F5" w14:textId="77777777" w:rsidR="00CC26FF" w:rsidRDefault="00000000" w:rsidP="000D5E07">
            <w:pPr>
              <w:spacing w:after="40"/>
            </w:pPr>
            <w:r>
              <w:rPr>
                <w:b/>
                <w:sz w:val="20"/>
              </w:rPr>
              <w:t>Calculation basis</w:t>
            </w:r>
          </w:p>
        </w:tc>
        <w:tc>
          <w:tcPr>
            <w:tcW w:w="2324" w:type="dxa"/>
            <w:shd w:val="clear" w:color="auto" w:fill="D9D9D9" w:themeFill="background1" w:themeFillShade="D9"/>
            <w:tcMar>
              <w:top w:w="80" w:type="dxa"/>
              <w:left w:w="80" w:type="dxa"/>
              <w:bottom w:w="80" w:type="dxa"/>
              <w:right w:w="80" w:type="dxa"/>
            </w:tcMar>
            <w:tcPrChange w:id="27" w:author="Li Jianfeng" w:date="2026-09-15T19:55:00Z" w16du:dateUtc="2026-09-15T11:55:00Z">
              <w:tcPr>
                <w:tcW w:w="3033" w:type="dxa"/>
                <w:gridSpan w:val="2"/>
                <w:shd w:val="clear" w:color="auto" w:fill="EDEDED"/>
                <w:tcMar>
                  <w:top w:w="80" w:type="dxa"/>
                  <w:left w:w="80" w:type="dxa"/>
                  <w:bottom w:w="80" w:type="dxa"/>
                  <w:right w:w="80" w:type="dxa"/>
                </w:tcMar>
              </w:tcPr>
            </w:tcPrChange>
          </w:tcPr>
          <w:p w14:paraId="2AF71774" w14:textId="77777777" w:rsidR="00CC26FF" w:rsidRDefault="00000000" w:rsidP="000D5E07">
            <w:pPr>
              <w:spacing w:after="40"/>
            </w:pPr>
            <w:r>
              <w:rPr>
                <w:b/>
                <w:sz w:val="20"/>
              </w:rPr>
              <w:t>Revenue components</w:t>
            </w:r>
          </w:p>
        </w:tc>
        <w:tc>
          <w:tcPr>
            <w:tcW w:w="1349" w:type="dxa"/>
            <w:shd w:val="clear" w:color="auto" w:fill="D9D9D9" w:themeFill="background1" w:themeFillShade="D9"/>
            <w:tcMar>
              <w:top w:w="80" w:type="dxa"/>
              <w:left w:w="80" w:type="dxa"/>
              <w:bottom w:w="80" w:type="dxa"/>
              <w:right w:w="80" w:type="dxa"/>
            </w:tcMar>
            <w:tcPrChange w:id="28" w:author="Li Jianfeng" w:date="2026-09-15T19:55:00Z" w16du:dateUtc="2026-09-15T11:55:00Z">
              <w:tcPr>
                <w:tcW w:w="1349" w:type="dxa"/>
                <w:shd w:val="clear" w:color="auto" w:fill="EDEDED"/>
                <w:tcMar>
                  <w:top w:w="80" w:type="dxa"/>
                  <w:left w:w="80" w:type="dxa"/>
                  <w:bottom w:w="80" w:type="dxa"/>
                  <w:right w:w="80" w:type="dxa"/>
                </w:tcMar>
              </w:tcPr>
            </w:tcPrChange>
          </w:tcPr>
          <w:p w14:paraId="644B83F2" w14:textId="77777777" w:rsidR="00CC26FF" w:rsidRDefault="00000000" w:rsidP="000D5E07">
            <w:pPr>
              <w:spacing w:after="40"/>
            </w:pPr>
            <w:r>
              <w:rPr>
                <w:b/>
                <w:sz w:val="20"/>
              </w:rPr>
              <w:t>Annual revenue</w:t>
            </w:r>
          </w:p>
        </w:tc>
      </w:tr>
      <w:tr w:rsidR="00475C5E" w:rsidDel="00831DB5" w14:paraId="684C855E" w14:textId="33866E31" w:rsidTr="004407B0">
        <w:trPr>
          <w:jc w:val="center"/>
          <w:del w:id="29" w:author="Li Jianfeng" w:date="2026-09-15T19:05:00Z" w16du:dateUtc="2026-09-15T11:05:00Z"/>
          <w:trPrChange w:id="30" w:author="Li Jianfeng" w:date="2026-09-15T19:49:00Z" w16du:dateUtc="2026-09-15T11:49:00Z">
            <w:trPr>
              <w:jc w:val="center"/>
            </w:trPr>
          </w:trPrChange>
        </w:trPr>
        <w:tc>
          <w:tcPr>
            <w:tcW w:w="2263" w:type="dxa"/>
            <w:shd w:val="clear" w:color="auto" w:fill="FFFFFF"/>
            <w:tcMar>
              <w:top w:w="80" w:type="dxa"/>
              <w:left w:w="80" w:type="dxa"/>
              <w:bottom w:w="80" w:type="dxa"/>
              <w:right w:w="80" w:type="dxa"/>
            </w:tcMar>
            <w:tcPrChange w:id="31" w:author="Li Jianfeng" w:date="2026-09-15T19:49:00Z" w16du:dateUtc="2026-09-15T11:49:00Z">
              <w:tcPr>
                <w:tcW w:w="1271" w:type="dxa"/>
                <w:shd w:val="clear" w:color="auto" w:fill="FFFFFF"/>
                <w:tcMar>
                  <w:top w:w="80" w:type="dxa"/>
                  <w:left w:w="80" w:type="dxa"/>
                  <w:bottom w:w="80" w:type="dxa"/>
                  <w:right w:w="80" w:type="dxa"/>
                </w:tcMar>
              </w:tcPr>
            </w:tcPrChange>
          </w:tcPr>
          <w:p w14:paraId="3E5AAD24" w14:textId="79FFF5A5" w:rsidR="00CC26FF" w:rsidDel="00831DB5" w:rsidRDefault="00000000" w:rsidP="000D5E07">
            <w:pPr>
              <w:spacing w:after="40"/>
              <w:rPr>
                <w:del w:id="32" w:author="Li Jianfeng" w:date="2026-09-15T19:05:00Z" w16du:dateUtc="2026-09-15T11:05:00Z"/>
              </w:rPr>
            </w:pPr>
            <w:del w:id="33" w:author="Li Jianfeng" w:date="2026-09-15T19:05:00Z" w16du:dateUtc="2026-09-15T11:05:00Z">
              <w:r w:rsidDel="00831DB5">
                <w:rPr>
                  <w:sz w:val="20"/>
                </w:rPr>
                <w:delText>Module-led: beachhead</w:delText>
              </w:r>
            </w:del>
          </w:p>
        </w:tc>
        <w:tc>
          <w:tcPr>
            <w:tcW w:w="3686" w:type="dxa"/>
            <w:shd w:val="clear" w:color="auto" w:fill="FFFFFF"/>
            <w:tcMar>
              <w:top w:w="80" w:type="dxa"/>
              <w:left w:w="80" w:type="dxa"/>
              <w:bottom w:w="80" w:type="dxa"/>
              <w:right w:w="80" w:type="dxa"/>
            </w:tcMar>
            <w:tcPrChange w:id="34" w:author="Li Jianfeng" w:date="2026-09-15T19:49:00Z" w16du:dateUtc="2026-09-15T11:49:00Z">
              <w:tcPr>
                <w:tcW w:w="3969" w:type="dxa"/>
                <w:gridSpan w:val="2"/>
                <w:shd w:val="clear" w:color="auto" w:fill="FFFFFF"/>
                <w:tcMar>
                  <w:top w:w="80" w:type="dxa"/>
                  <w:left w:w="80" w:type="dxa"/>
                  <w:bottom w:w="80" w:type="dxa"/>
                  <w:right w:w="80" w:type="dxa"/>
                </w:tcMar>
              </w:tcPr>
            </w:tcPrChange>
          </w:tcPr>
          <w:p w14:paraId="37B10F87" w14:textId="6B7FB898" w:rsidR="00CC26FF" w:rsidDel="00831DB5" w:rsidRDefault="00000000" w:rsidP="000D5E07">
            <w:pPr>
              <w:spacing w:after="40"/>
              <w:rPr>
                <w:del w:id="35" w:author="Li Jianfeng" w:date="2026-09-15T19:05:00Z" w16du:dateUtc="2026-09-15T11:05:00Z"/>
              </w:rPr>
            </w:pPr>
            <w:del w:id="36" w:author="Li Jianfeng" w:date="2026-09-15T19:05:00Z" w16du:dateUtc="2026-09-15T11:05:00Z">
              <w:r w:rsidDel="00831DB5">
                <w:rPr>
                  <w:sz w:val="20"/>
                </w:rPr>
                <w:delText>5 manufacturers x 500 modules x S$120 + 2 integration projects x S$20k</w:delText>
              </w:r>
            </w:del>
          </w:p>
        </w:tc>
        <w:tc>
          <w:tcPr>
            <w:tcW w:w="2324" w:type="dxa"/>
            <w:shd w:val="clear" w:color="auto" w:fill="FFFFFF"/>
            <w:tcMar>
              <w:top w:w="80" w:type="dxa"/>
              <w:left w:w="80" w:type="dxa"/>
              <w:bottom w:w="80" w:type="dxa"/>
              <w:right w:w="80" w:type="dxa"/>
            </w:tcMar>
            <w:tcPrChange w:id="37" w:author="Li Jianfeng" w:date="2026-09-15T19:49:00Z" w16du:dateUtc="2026-09-15T11:49:00Z">
              <w:tcPr>
                <w:tcW w:w="3033" w:type="dxa"/>
                <w:gridSpan w:val="2"/>
                <w:shd w:val="clear" w:color="auto" w:fill="FFFFFF"/>
                <w:tcMar>
                  <w:top w:w="80" w:type="dxa"/>
                  <w:left w:w="80" w:type="dxa"/>
                  <w:bottom w:w="80" w:type="dxa"/>
                  <w:right w:w="80" w:type="dxa"/>
                </w:tcMar>
              </w:tcPr>
            </w:tcPrChange>
          </w:tcPr>
          <w:p w14:paraId="1EAD7288" w14:textId="1DD99096" w:rsidR="00CC26FF" w:rsidDel="00831DB5" w:rsidRDefault="00000000" w:rsidP="000D5E07">
            <w:pPr>
              <w:spacing w:after="40"/>
              <w:rPr>
                <w:del w:id="38" w:author="Li Jianfeng" w:date="2026-09-15T19:05:00Z" w16du:dateUtc="2026-09-15T11:05:00Z"/>
              </w:rPr>
            </w:pPr>
            <w:del w:id="39" w:author="Li Jianfeng" w:date="2026-09-15T19:05:00Z" w16du:dateUtc="2026-09-15T11:05:00Z">
              <w:r w:rsidDel="00831DB5">
                <w:rPr>
                  <w:sz w:val="20"/>
                </w:rPr>
                <w:delText>S$300k + S$40k</w:delText>
              </w:r>
            </w:del>
          </w:p>
        </w:tc>
        <w:tc>
          <w:tcPr>
            <w:tcW w:w="1349" w:type="dxa"/>
            <w:shd w:val="clear" w:color="auto" w:fill="FFFFFF"/>
            <w:tcMar>
              <w:top w:w="80" w:type="dxa"/>
              <w:left w:w="80" w:type="dxa"/>
              <w:bottom w:w="80" w:type="dxa"/>
              <w:right w:w="80" w:type="dxa"/>
            </w:tcMar>
            <w:tcPrChange w:id="40" w:author="Li Jianfeng" w:date="2026-09-15T19:49:00Z" w16du:dateUtc="2026-09-15T11:49:00Z">
              <w:tcPr>
                <w:tcW w:w="1349" w:type="dxa"/>
                <w:shd w:val="clear" w:color="auto" w:fill="FFFFFF"/>
                <w:tcMar>
                  <w:top w:w="80" w:type="dxa"/>
                  <w:left w:w="80" w:type="dxa"/>
                  <w:bottom w:w="80" w:type="dxa"/>
                  <w:right w:w="80" w:type="dxa"/>
                </w:tcMar>
              </w:tcPr>
            </w:tcPrChange>
          </w:tcPr>
          <w:p w14:paraId="7F0F7FA1" w14:textId="3E8C9D97" w:rsidR="00CC26FF" w:rsidDel="00831DB5" w:rsidRDefault="00000000" w:rsidP="000D5E07">
            <w:pPr>
              <w:spacing w:after="40"/>
              <w:rPr>
                <w:del w:id="41" w:author="Li Jianfeng" w:date="2026-09-15T19:05:00Z" w16du:dateUtc="2026-09-15T11:05:00Z"/>
              </w:rPr>
            </w:pPr>
            <w:del w:id="42" w:author="Li Jianfeng" w:date="2026-09-15T19:05:00Z" w16du:dateUtc="2026-09-15T11:05:00Z">
              <w:r w:rsidDel="00831DB5">
                <w:rPr>
                  <w:sz w:val="20"/>
                </w:rPr>
                <w:delText>S$340k</w:delText>
              </w:r>
            </w:del>
          </w:p>
        </w:tc>
      </w:tr>
      <w:tr w:rsidR="00475C5E" w:rsidDel="00831DB5" w14:paraId="11AC4A23" w14:textId="63F196A5" w:rsidTr="004407B0">
        <w:trPr>
          <w:jc w:val="center"/>
          <w:del w:id="43" w:author="Li Jianfeng" w:date="2026-09-15T19:05:00Z" w16du:dateUtc="2026-09-15T11:05:00Z"/>
          <w:trPrChange w:id="44" w:author="Li Jianfeng" w:date="2026-09-15T19:49:00Z" w16du:dateUtc="2026-09-15T11:49:00Z">
            <w:trPr>
              <w:jc w:val="center"/>
            </w:trPr>
          </w:trPrChange>
        </w:trPr>
        <w:tc>
          <w:tcPr>
            <w:tcW w:w="2263" w:type="dxa"/>
            <w:shd w:val="clear" w:color="auto" w:fill="FFFFFF"/>
            <w:tcMar>
              <w:top w:w="80" w:type="dxa"/>
              <w:left w:w="80" w:type="dxa"/>
              <w:bottom w:w="80" w:type="dxa"/>
              <w:right w:w="80" w:type="dxa"/>
            </w:tcMar>
            <w:tcPrChange w:id="45" w:author="Li Jianfeng" w:date="2026-09-15T19:49:00Z" w16du:dateUtc="2026-09-15T11:49:00Z">
              <w:tcPr>
                <w:tcW w:w="1271" w:type="dxa"/>
                <w:shd w:val="clear" w:color="auto" w:fill="FFFFFF"/>
                <w:tcMar>
                  <w:top w:w="80" w:type="dxa"/>
                  <w:left w:w="80" w:type="dxa"/>
                  <w:bottom w:w="80" w:type="dxa"/>
                  <w:right w:w="80" w:type="dxa"/>
                </w:tcMar>
              </w:tcPr>
            </w:tcPrChange>
          </w:tcPr>
          <w:p w14:paraId="10A0347C" w14:textId="473E1A74" w:rsidR="00CC26FF" w:rsidDel="00831DB5" w:rsidRDefault="00000000" w:rsidP="000D5E07">
            <w:pPr>
              <w:spacing w:after="40"/>
              <w:rPr>
                <w:del w:id="46" w:author="Li Jianfeng" w:date="2026-09-15T19:05:00Z" w16du:dateUtc="2026-09-15T11:05:00Z"/>
              </w:rPr>
            </w:pPr>
            <w:del w:id="47" w:author="Li Jianfeng" w:date="2026-09-15T19:05:00Z" w16du:dateUtc="2026-09-15T11:05:00Z">
              <w:r w:rsidDel="00831DB5">
                <w:rPr>
                  <w:sz w:val="20"/>
                </w:rPr>
                <w:delText>Module-led: growth</w:delText>
              </w:r>
            </w:del>
          </w:p>
        </w:tc>
        <w:tc>
          <w:tcPr>
            <w:tcW w:w="3686" w:type="dxa"/>
            <w:shd w:val="clear" w:color="auto" w:fill="FFFFFF"/>
            <w:tcMar>
              <w:top w:w="80" w:type="dxa"/>
              <w:left w:w="80" w:type="dxa"/>
              <w:bottom w:w="80" w:type="dxa"/>
              <w:right w:w="80" w:type="dxa"/>
            </w:tcMar>
            <w:tcPrChange w:id="48" w:author="Li Jianfeng" w:date="2026-09-15T19:49:00Z" w16du:dateUtc="2026-09-15T11:49:00Z">
              <w:tcPr>
                <w:tcW w:w="3969" w:type="dxa"/>
                <w:gridSpan w:val="2"/>
                <w:shd w:val="clear" w:color="auto" w:fill="FFFFFF"/>
                <w:tcMar>
                  <w:top w:w="80" w:type="dxa"/>
                  <w:left w:w="80" w:type="dxa"/>
                  <w:bottom w:w="80" w:type="dxa"/>
                  <w:right w:w="80" w:type="dxa"/>
                </w:tcMar>
              </w:tcPr>
            </w:tcPrChange>
          </w:tcPr>
          <w:p w14:paraId="6D0A2939" w14:textId="3489A703" w:rsidR="00CC26FF" w:rsidDel="00831DB5" w:rsidRDefault="00000000" w:rsidP="000D5E07">
            <w:pPr>
              <w:spacing w:after="40"/>
              <w:rPr>
                <w:del w:id="49" w:author="Li Jianfeng" w:date="2026-09-15T19:05:00Z" w16du:dateUtc="2026-09-15T11:05:00Z"/>
              </w:rPr>
            </w:pPr>
            <w:del w:id="50" w:author="Li Jianfeng" w:date="2026-09-15T19:05:00Z" w16du:dateUtc="2026-09-15T11:05:00Z">
              <w:r w:rsidDel="00831DB5">
                <w:rPr>
                  <w:sz w:val="20"/>
                </w:rPr>
                <w:delText>5 manufacturers x 2,000 modules x S$120 + 3 integration projects x S$20k</w:delText>
              </w:r>
            </w:del>
          </w:p>
        </w:tc>
        <w:tc>
          <w:tcPr>
            <w:tcW w:w="2324" w:type="dxa"/>
            <w:shd w:val="clear" w:color="auto" w:fill="FFFFFF"/>
            <w:tcMar>
              <w:top w:w="80" w:type="dxa"/>
              <w:left w:w="80" w:type="dxa"/>
              <w:bottom w:w="80" w:type="dxa"/>
              <w:right w:w="80" w:type="dxa"/>
            </w:tcMar>
            <w:tcPrChange w:id="51" w:author="Li Jianfeng" w:date="2026-09-15T19:49:00Z" w16du:dateUtc="2026-09-15T11:49:00Z">
              <w:tcPr>
                <w:tcW w:w="3033" w:type="dxa"/>
                <w:gridSpan w:val="2"/>
                <w:shd w:val="clear" w:color="auto" w:fill="FFFFFF"/>
                <w:tcMar>
                  <w:top w:w="80" w:type="dxa"/>
                  <w:left w:w="80" w:type="dxa"/>
                  <w:bottom w:w="80" w:type="dxa"/>
                  <w:right w:w="80" w:type="dxa"/>
                </w:tcMar>
              </w:tcPr>
            </w:tcPrChange>
          </w:tcPr>
          <w:p w14:paraId="39DC680B" w14:textId="1FD8F3E3" w:rsidR="00CC26FF" w:rsidDel="00831DB5" w:rsidRDefault="00000000" w:rsidP="000D5E07">
            <w:pPr>
              <w:spacing w:after="40"/>
              <w:rPr>
                <w:del w:id="52" w:author="Li Jianfeng" w:date="2026-09-15T19:05:00Z" w16du:dateUtc="2026-09-15T11:05:00Z"/>
              </w:rPr>
            </w:pPr>
            <w:del w:id="53" w:author="Li Jianfeng" w:date="2026-09-15T19:05:00Z" w16du:dateUtc="2026-09-15T11:05:00Z">
              <w:r w:rsidDel="00831DB5">
                <w:rPr>
                  <w:sz w:val="20"/>
                </w:rPr>
                <w:delText>S$1.20M + S$60k</w:delText>
              </w:r>
            </w:del>
          </w:p>
        </w:tc>
        <w:tc>
          <w:tcPr>
            <w:tcW w:w="1349" w:type="dxa"/>
            <w:shd w:val="clear" w:color="auto" w:fill="FFFFFF"/>
            <w:tcMar>
              <w:top w:w="80" w:type="dxa"/>
              <w:left w:w="80" w:type="dxa"/>
              <w:bottom w:w="80" w:type="dxa"/>
              <w:right w:w="80" w:type="dxa"/>
            </w:tcMar>
            <w:tcPrChange w:id="54" w:author="Li Jianfeng" w:date="2026-09-15T19:49:00Z" w16du:dateUtc="2026-09-15T11:49:00Z">
              <w:tcPr>
                <w:tcW w:w="1349" w:type="dxa"/>
                <w:shd w:val="clear" w:color="auto" w:fill="FFFFFF"/>
                <w:tcMar>
                  <w:top w:w="80" w:type="dxa"/>
                  <w:left w:w="80" w:type="dxa"/>
                  <w:bottom w:w="80" w:type="dxa"/>
                  <w:right w:w="80" w:type="dxa"/>
                </w:tcMar>
              </w:tcPr>
            </w:tcPrChange>
          </w:tcPr>
          <w:p w14:paraId="57903D0B" w14:textId="6110FE1D" w:rsidR="00CC26FF" w:rsidDel="00831DB5" w:rsidRDefault="00000000" w:rsidP="000D5E07">
            <w:pPr>
              <w:spacing w:after="40"/>
              <w:rPr>
                <w:del w:id="55" w:author="Li Jianfeng" w:date="2026-09-15T19:05:00Z" w16du:dateUtc="2026-09-15T11:05:00Z"/>
              </w:rPr>
            </w:pPr>
            <w:del w:id="56" w:author="Li Jianfeng" w:date="2026-09-15T19:05:00Z" w16du:dateUtc="2026-09-15T11:05:00Z">
              <w:r w:rsidDel="00831DB5">
                <w:rPr>
                  <w:sz w:val="20"/>
                </w:rPr>
                <w:delText>S$1.26M</w:delText>
              </w:r>
            </w:del>
          </w:p>
        </w:tc>
      </w:tr>
      <w:tr w:rsidR="00CC26FF" w14:paraId="6A92300B" w14:textId="77777777" w:rsidTr="004407B0">
        <w:trPr>
          <w:jc w:val="center"/>
          <w:trPrChange w:id="57" w:author="Li Jianfeng" w:date="2026-09-15T19:49:00Z" w16du:dateUtc="2026-09-15T11:49:00Z">
            <w:trPr>
              <w:jc w:val="center"/>
            </w:trPr>
          </w:trPrChange>
        </w:trPr>
        <w:tc>
          <w:tcPr>
            <w:tcW w:w="2263" w:type="dxa"/>
            <w:tcPrChange w:id="58" w:author="Li Jianfeng" w:date="2026-09-15T19:49:00Z" w16du:dateUtc="2026-09-15T11:49:00Z">
              <w:tcPr>
                <w:tcW w:w="1271" w:type="dxa"/>
              </w:tcPr>
            </w:tcPrChange>
          </w:tcPr>
          <w:p w14:paraId="0B4773B6" w14:textId="77777777" w:rsidR="00CC26FF" w:rsidRDefault="00000000" w:rsidP="000D5E07">
            <w:pPr>
              <w:spacing w:after="40"/>
            </w:pPr>
            <w:r>
              <w:rPr>
                <w:sz w:val="20"/>
              </w:rPr>
              <w:t>Licence-led: beachhead</w:t>
            </w:r>
          </w:p>
        </w:tc>
        <w:tc>
          <w:tcPr>
            <w:tcW w:w="3686" w:type="dxa"/>
            <w:tcPrChange w:id="59" w:author="Li Jianfeng" w:date="2026-09-15T19:49:00Z" w16du:dateUtc="2026-09-15T11:49:00Z">
              <w:tcPr>
                <w:tcW w:w="3969" w:type="dxa"/>
                <w:gridSpan w:val="2"/>
              </w:tcPr>
            </w:tcPrChange>
          </w:tcPr>
          <w:p w14:paraId="4F2ED2E0" w14:textId="77777777" w:rsidR="00CC26FF" w:rsidRDefault="00000000" w:rsidP="000D5E07">
            <w:pPr>
              <w:spacing w:after="40"/>
            </w:pPr>
            <w:r>
              <w:rPr>
                <w:sz w:val="20"/>
              </w:rPr>
              <w:t>2 providers x 2,000 endpoints x S$20/year + 2 integration projects x S$20k</w:t>
            </w:r>
          </w:p>
        </w:tc>
        <w:tc>
          <w:tcPr>
            <w:tcW w:w="2324" w:type="dxa"/>
            <w:tcPrChange w:id="60" w:author="Li Jianfeng" w:date="2026-09-15T19:49:00Z" w16du:dateUtc="2026-09-15T11:49:00Z">
              <w:tcPr>
                <w:tcW w:w="3033" w:type="dxa"/>
                <w:gridSpan w:val="2"/>
              </w:tcPr>
            </w:tcPrChange>
          </w:tcPr>
          <w:p w14:paraId="525CB956" w14:textId="77777777" w:rsidR="00CC26FF" w:rsidRDefault="00000000" w:rsidP="000D5E07">
            <w:pPr>
              <w:spacing w:after="40"/>
            </w:pPr>
            <w:r>
              <w:rPr>
                <w:sz w:val="20"/>
              </w:rPr>
              <w:t>S$80k recurring + S$40k</w:t>
            </w:r>
          </w:p>
        </w:tc>
        <w:tc>
          <w:tcPr>
            <w:tcW w:w="1349" w:type="dxa"/>
            <w:tcPrChange w:id="61" w:author="Li Jianfeng" w:date="2026-09-15T19:49:00Z" w16du:dateUtc="2026-09-15T11:49:00Z">
              <w:tcPr>
                <w:tcW w:w="1349" w:type="dxa"/>
              </w:tcPr>
            </w:tcPrChange>
          </w:tcPr>
          <w:p w14:paraId="4A3EE98A" w14:textId="77777777" w:rsidR="00CC26FF" w:rsidRDefault="00000000" w:rsidP="000D5E07">
            <w:pPr>
              <w:spacing w:after="40"/>
            </w:pPr>
            <w:r>
              <w:rPr>
                <w:sz w:val="20"/>
              </w:rPr>
              <w:t>S$120k</w:t>
            </w:r>
          </w:p>
        </w:tc>
      </w:tr>
      <w:tr w:rsidR="00CC26FF" w14:paraId="425541B1" w14:textId="77777777" w:rsidTr="004407B0">
        <w:trPr>
          <w:jc w:val="center"/>
          <w:trPrChange w:id="62" w:author="Li Jianfeng" w:date="2026-09-15T19:49:00Z" w16du:dateUtc="2026-09-15T11:49:00Z">
            <w:trPr>
              <w:jc w:val="center"/>
            </w:trPr>
          </w:trPrChange>
        </w:trPr>
        <w:tc>
          <w:tcPr>
            <w:tcW w:w="2263" w:type="dxa"/>
            <w:tcPrChange w:id="63" w:author="Li Jianfeng" w:date="2026-09-15T19:49:00Z" w16du:dateUtc="2026-09-15T11:49:00Z">
              <w:tcPr>
                <w:tcW w:w="1271" w:type="dxa"/>
              </w:tcPr>
            </w:tcPrChange>
          </w:tcPr>
          <w:p w14:paraId="0549F8D5" w14:textId="77777777" w:rsidR="00CC26FF" w:rsidRDefault="00000000" w:rsidP="000D5E07">
            <w:pPr>
              <w:spacing w:after="40"/>
            </w:pPr>
            <w:r>
              <w:rPr>
                <w:sz w:val="20"/>
              </w:rPr>
              <w:t>Licence-led: growth</w:t>
            </w:r>
          </w:p>
        </w:tc>
        <w:tc>
          <w:tcPr>
            <w:tcW w:w="3686" w:type="dxa"/>
            <w:tcPrChange w:id="64" w:author="Li Jianfeng" w:date="2026-09-15T19:49:00Z" w16du:dateUtc="2026-09-15T11:49:00Z">
              <w:tcPr>
                <w:tcW w:w="3969" w:type="dxa"/>
                <w:gridSpan w:val="2"/>
              </w:tcPr>
            </w:tcPrChange>
          </w:tcPr>
          <w:p w14:paraId="01DBA6E6" w14:textId="77777777" w:rsidR="00CC26FF" w:rsidRDefault="00000000" w:rsidP="000D5E07">
            <w:pPr>
              <w:spacing w:after="40"/>
            </w:pPr>
            <w:r>
              <w:rPr>
                <w:sz w:val="20"/>
              </w:rPr>
              <w:t>5 providers x 5,000 endpoints x S$20/year + 3 integration projects x S$20k</w:t>
            </w:r>
          </w:p>
        </w:tc>
        <w:tc>
          <w:tcPr>
            <w:tcW w:w="2324" w:type="dxa"/>
            <w:tcPrChange w:id="65" w:author="Li Jianfeng" w:date="2026-09-15T19:49:00Z" w16du:dateUtc="2026-09-15T11:49:00Z">
              <w:tcPr>
                <w:tcW w:w="3033" w:type="dxa"/>
                <w:gridSpan w:val="2"/>
              </w:tcPr>
            </w:tcPrChange>
          </w:tcPr>
          <w:p w14:paraId="629E7CC6" w14:textId="77777777" w:rsidR="00CC26FF" w:rsidRDefault="00000000" w:rsidP="000D5E07">
            <w:pPr>
              <w:spacing w:after="40"/>
            </w:pPr>
            <w:r>
              <w:rPr>
                <w:sz w:val="20"/>
              </w:rPr>
              <w:t>S$500k recurring + S$60k</w:t>
            </w:r>
          </w:p>
        </w:tc>
        <w:tc>
          <w:tcPr>
            <w:tcW w:w="1349" w:type="dxa"/>
            <w:tcPrChange w:id="66" w:author="Li Jianfeng" w:date="2026-09-15T19:49:00Z" w16du:dateUtc="2026-09-15T11:49:00Z">
              <w:tcPr>
                <w:tcW w:w="1349" w:type="dxa"/>
              </w:tcPr>
            </w:tcPrChange>
          </w:tcPr>
          <w:p w14:paraId="7525B31C" w14:textId="77777777" w:rsidR="00CC26FF" w:rsidRDefault="00000000" w:rsidP="000D5E07">
            <w:pPr>
              <w:spacing w:after="40"/>
            </w:pPr>
            <w:r>
              <w:rPr>
                <w:sz w:val="20"/>
              </w:rPr>
              <w:t>S$560k</w:t>
            </w:r>
          </w:p>
        </w:tc>
      </w:tr>
      <w:tr w:rsidR="00831DB5" w14:paraId="3349396A" w14:textId="77777777" w:rsidTr="004407B0">
        <w:trPr>
          <w:jc w:val="center"/>
          <w:ins w:id="67" w:author="Li Jianfeng" w:date="2026-09-15T19:05:00Z" w16du:dateUtc="2026-09-15T11:05:00Z"/>
          <w:trPrChange w:id="68" w:author="Li Jianfeng" w:date="2026-09-15T19:49:00Z" w16du:dateUtc="2026-09-15T11:49:00Z">
            <w:trPr>
              <w:jc w:val="center"/>
            </w:trPr>
          </w:trPrChange>
        </w:trPr>
        <w:tc>
          <w:tcPr>
            <w:tcW w:w="2263" w:type="dxa"/>
            <w:tcPrChange w:id="69" w:author="Li Jianfeng" w:date="2026-09-15T19:49:00Z" w16du:dateUtc="2026-09-15T11:49:00Z">
              <w:tcPr>
                <w:tcW w:w="1271" w:type="dxa"/>
              </w:tcPr>
            </w:tcPrChange>
          </w:tcPr>
          <w:p w14:paraId="7EA495A3" w14:textId="4B0EEA34" w:rsidR="00831DB5" w:rsidRDefault="00831DB5" w:rsidP="00831DB5">
            <w:pPr>
              <w:spacing w:after="40"/>
              <w:rPr>
                <w:ins w:id="70" w:author="Li Jianfeng" w:date="2026-09-15T19:05:00Z" w16du:dateUtc="2026-09-15T11:05:00Z"/>
                <w:sz w:val="20"/>
              </w:rPr>
            </w:pPr>
            <w:ins w:id="71" w:author="Li Jianfeng" w:date="2026-09-15T19:05:00Z" w16du:dateUtc="2026-09-15T11:05:00Z">
              <w:r>
                <w:rPr>
                  <w:sz w:val="20"/>
                </w:rPr>
                <w:t>Module-led: beachhead</w:t>
              </w:r>
            </w:ins>
          </w:p>
        </w:tc>
        <w:tc>
          <w:tcPr>
            <w:tcW w:w="3686" w:type="dxa"/>
            <w:tcPrChange w:id="72" w:author="Li Jianfeng" w:date="2026-09-15T19:49:00Z" w16du:dateUtc="2026-09-15T11:49:00Z">
              <w:tcPr>
                <w:tcW w:w="3969" w:type="dxa"/>
                <w:gridSpan w:val="2"/>
              </w:tcPr>
            </w:tcPrChange>
          </w:tcPr>
          <w:p w14:paraId="0B0D89ED" w14:textId="163BAC81" w:rsidR="00831DB5" w:rsidRDefault="00831DB5" w:rsidP="00831DB5">
            <w:pPr>
              <w:spacing w:after="40"/>
              <w:rPr>
                <w:ins w:id="73" w:author="Li Jianfeng" w:date="2026-09-15T19:05:00Z" w16du:dateUtc="2026-09-15T11:05:00Z"/>
                <w:sz w:val="20"/>
              </w:rPr>
            </w:pPr>
            <w:ins w:id="74" w:author="Li Jianfeng" w:date="2026-09-15T19:05:00Z" w16du:dateUtc="2026-09-15T11:05:00Z">
              <w:r>
                <w:rPr>
                  <w:sz w:val="20"/>
                </w:rPr>
                <w:t>5 manufacturers x 500 modules x S$120 + 2 integration projects x S$20k</w:t>
              </w:r>
            </w:ins>
          </w:p>
        </w:tc>
        <w:tc>
          <w:tcPr>
            <w:tcW w:w="2324" w:type="dxa"/>
            <w:tcPrChange w:id="75" w:author="Li Jianfeng" w:date="2026-09-15T19:49:00Z" w16du:dateUtc="2026-09-15T11:49:00Z">
              <w:tcPr>
                <w:tcW w:w="3033" w:type="dxa"/>
                <w:gridSpan w:val="2"/>
              </w:tcPr>
            </w:tcPrChange>
          </w:tcPr>
          <w:p w14:paraId="2170F861" w14:textId="0A557BA7" w:rsidR="00831DB5" w:rsidRDefault="00831DB5" w:rsidP="00831DB5">
            <w:pPr>
              <w:spacing w:after="40"/>
              <w:rPr>
                <w:ins w:id="76" w:author="Li Jianfeng" w:date="2026-09-15T19:05:00Z" w16du:dateUtc="2026-09-15T11:05:00Z"/>
                <w:sz w:val="20"/>
              </w:rPr>
            </w:pPr>
            <w:ins w:id="77" w:author="Li Jianfeng" w:date="2026-09-15T19:05:00Z" w16du:dateUtc="2026-09-15T11:05:00Z">
              <w:r>
                <w:rPr>
                  <w:sz w:val="20"/>
                </w:rPr>
                <w:t>S$300k + S$40k</w:t>
              </w:r>
            </w:ins>
          </w:p>
        </w:tc>
        <w:tc>
          <w:tcPr>
            <w:tcW w:w="1349" w:type="dxa"/>
            <w:tcPrChange w:id="78" w:author="Li Jianfeng" w:date="2026-09-15T19:49:00Z" w16du:dateUtc="2026-09-15T11:49:00Z">
              <w:tcPr>
                <w:tcW w:w="1349" w:type="dxa"/>
              </w:tcPr>
            </w:tcPrChange>
          </w:tcPr>
          <w:p w14:paraId="05F56C52" w14:textId="0C755E48" w:rsidR="00831DB5" w:rsidRDefault="00831DB5" w:rsidP="00831DB5">
            <w:pPr>
              <w:spacing w:after="40"/>
              <w:rPr>
                <w:ins w:id="79" w:author="Li Jianfeng" w:date="2026-09-15T19:05:00Z" w16du:dateUtc="2026-09-15T11:05:00Z"/>
                <w:sz w:val="20"/>
              </w:rPr>
            </w:pPr>
            <w:ins w:id="80" w:author="Li Jianfeng" w:date="2026-09-15T19:05:00Z" w16du:dateUtc="2026-09-15T11:05:00Z">
              <w:r>
                <w:rPr>
                  <w:sz w:val="20"/>
                </w:rPr>
                <w:t>S$340k</w:t>
              </w:r>
            </w:ins>
          </w:p>
        </w:tc>
      </w:tr>
      <w:tr w:rsidR="00831DB5" w14:paraId="001B2564" w14:textId="77777777" w:rsidTr="004407B0">
        <w:trPr>
          <w:jc w:val="center"/>
          <w:ins w:id="81" w:author="Li Jianfeng" w:date="2026-09-15T19:05:00Z" w16du:dateUtc="2026-09-15T11:05:00Z"/>
          <w:trPrChange w:id="82" w:author="Li Jianfeng" w:date="2026-09-15T19:49:00Z" w16du:dateUtc="2026-09-15T11:49:00Z">
            <w:trPr>
              <w:jc w:val="center"/>
            </w:trPr>
          </w:trPrChange>
        </w:trPr>
        <w:tc>
          <w:tcPr>
            <w:tcW w:w="2263" w:type="dxa"/>
            <w:tcPrChange w:id="83" w:author="Li Jianfeng" w:date="2026-09-15T19:49:00Z" w16du:dateUtc="2026-09-15T11:49:00Z">
              <w:tcPr>
                <w:tcW w:w="1271" w:type="dxa"/>
              </w:tcPr>
            </w:tcPrChange>
          </w:tcPr>
          <w:p w14:paraId="4A6FE926" w14:textId="0DAEB4DE" w:rsidR="00831DB5" w:rsidRDefault="00831DB5" w:rsidP="00831DB5">
            <w:pPr>
              <w:spacing w:after="40"/>
              <w:rPr>
                <w:ins w:id="84" w:author="Li Jianfeng" w:date="2026-09-15T19:05:00Z" w16du:dateUtc="2026-09-15T11:05:00Z"/>
                <w:sz w:val="20"/>
              </w:rPr>
            </w:pPr>
            <w:ins w:id="85" w:author="Li Jianfeng" w:date="2026-09-15T19:05:00Z" w16du:dateUtc="2026-09-15T11:05:00Z">
              <w:r>
                <w:rPr>
                  <w:sz w:val="20"/>
                </w:rPr>
                <w:t>Module-led: growth</w:t>
              </w:r>
            </w:ins>
          </w:p>
        </w:tc>
        <w:tc>
          <w:tcPr>
            <w:tcW w:w="3686" w:type="dxa"/>
            <w:tcPrChange w:id="86" w:author="Li Jianfeng" w:date="2026-09-15T19:49:00Z" w16du:dateUtc="2026-09-15T11:49:00Z">
              <w:tcPr>
                <w:tcW w:w="3969" w:type="dxa"/>
                <w:gridSpan w:val="2"/>
              </w:tcPr>
            </w:tcPrChange>
          </w:tcPr>
          <w:p w14:paraId="42502A33" w14:textId="025D71C8" w:rsidR="00831DB5" w:rsidRDefault="00831DB5" w:rsidP="00831DB5">
            <w:pPr>
              <w:spacing w:after="40"/>
              <w:rPr>
                <w:ins w:id="87" w:author="Li Jianfeng" w:date="2026-09-15T19:05:00Z" w16du:dateUtc="2026-09-15T11:05:00Z"/>
                <w:sz w:val="20"/>
              </w:rPr>
            </w:pPr>
            <w:ins w:id="88" w:author="Li Jianfeng" w:date="2026-09-15T19:05:00Z" w16du:dateUtc="2026-09-15T11:05:00Z">
              <w:r>
                <w:rPr>
                  <w:sz w:val="20"/>
                </w:rPr>
                <w:t>5 manufacturers x 2,000 modules x S$120 + 3 integration projects x S$20k</w:t>
              </w:r>
            </w:ins>
          </w:p>
        </w:tc>
        <w:tc>
          <w:tcPr>
            <w:tcW w:w="2324" w:type="dxa"/>
            <w:tcPrChange w:id="89" w:author="Li Jianfeng" w:date="2026-09-15T19:49:00Z" w16du:dateUtc="2026-09-15T11:49:00Z">
              <w:tcPr>
                <w:tcW w:w="3033" w:type="dxa"/>
                <w:gridSpan w:val="2"/>
              </w:tcPr>
            </w:tcPrChange>
          </w:tcPr>
          <w:p w14:paraId="186FC6BD" w14:textId="55E2C3EC" w:rsidR="00831DB5" w:rsidRDefault="00831DB5" w:rsidP="00831DB5">
            <w:pPr>
              <w:spacing w:after="40"/>
              <w:rPr>
                <w:ins w:id="90" w:author="Li Jianfeng" w:date="2026-09-15T19:05:00Z" w16du:dateUtc="2026-09-15T11:05:00Z"/>
                <w:sz w:val="20"/>
              </w:rPr>
            </w:pPr>
            <w:ins w:id="91" w:author="Li Jianfeng" w:date="2026-09-15T19:05:00Z" w16du:dateUtc="2026-09-15T11:05:00Z">
              <w:r>
                <w:rPr>
                  <w:sz w:val="20"/>
                </w:rPr>
                <w:t>S$1.20M + S$60k</w:t>
              </w:r>
            </w:ins>
          </w:p>
        </w:tc>
        <w:tc>
          <w:tcPr>
            <w:tcW w:w="1349" w:type="dxa"/>
            <w:tcPrChange w:id="92" w:author="Li Jianfeng" w:date="2026-09-15T19:49:00Z" w16du:dateUtc="2026-09-15T11:49:00Z">
              <w:tcPr>
                <w:tcW w:w="1349" w:type="dxa"/>
              </w:tcPr>
            </w:tcPrChange>
          </w:tcPr>
          <w:p w14:paraId="1327FCD5" w14:textId="77830C66" w:rsidR="00831DB5" w:rsidRDefault="00831DB5" w:rsidP="00831DB5">
            <w:pPr>
              <w:spacing w:after="40"/>
              <w:rPr>
                <w:ins w:id="93" w:author="Li Jianfeng" w:date="2026-09-15T19:05:00Z" w16du:dateUtc="2026-09-15T11:05:00Z"/>
                <w:sz w:val="20"/>
              </w:rPr>
            </w:pPr>
            <w:ins w:id="94" w:author="Li Jianfeng" w:date="2026-09-15T19:05:00Z" w16du:dateUtc="2026-09-15T11:05:00Z">
              <w:r>
                <w:rPr>
                  <w:sz w:val="20"/>
                </w:rPr>
                <w:t>S$1.26M</w:t>
              </w:r>
            </w:ins>
          </w:p>
        </w:tc>
      </w:tr>
    </w:tbl>
    <w:p w14:paraId="614320E2" w14:textId="77777777" w:rsidR="00E4627E" w:rsidRPr="004B30EA" w:rsidRDefault="00E4627E" w:rsidP="000D5E07">
      <w:pPr>
        <w:keepNext/>
        <w:spacing w:before="240" w:after="80"/>
        <w:jc w:val="both"/>
        <w:rPr>
          <w:b/>
          <w:bCs/>
          <w:lang w:val="en-GB"/>
        </w:rPr>
      </w:pPr>
      <w:r w:rsidRPr="004B30EA">
        <w:rPr>
          <w:b/>
          <w:bCs/>
          <w:lang w:val="en-GB"/>
        </w:rPr>
        <w:t>2.3</w:t>
      </w:r>
      <w:r w:rsidRPr="004B30EA">
        <w:rPr>
          <w:b/>
          <w:bCs/>
          <w:lang w:val="en-GB"/>
        </w:rPr>
        <w:tab/>
        <w:t>Proposed Approach</w:t>
      </w:r>
    </w:p>
    <w:p w14:paraId="3839F81E" w14:textId="77777777" w:rsidR="00237560" w:rsidRPr="00331753" w:rsidRDefault="00E4627E" w:rsidP="000D5E07">
      <w:pPr>
        <w:spacing w:after="120"/>
        <w:jc w:val="both"/>
        <w:rPr>
          <w:i/>
          <w:iCs/>
          <w:lang w:val="en-GB"/>
        </w:rPr>
      </w:pPr>
      <w:r w:rsidRPr="004B30EA">
        <w:rPr>
          <w:i/>
          <w:iCs/>
          <w:sz w:val="21"/>
          <w:lang w:val="en-GB"/>
        </w:rPr>
        <w:t xml:space="preserve">Please describe how the proposed approach meets an unmet commercial or societal need. </w:t>
      </w:r>
    </w:p>
    <w:p w14:paraId="7CD717B1" w14:textId="77777777" w:rsidR="00C71ADF" w:rsidRPr="00C71ADF" w:rsidRDefault="00000000" w:rsidP="000D5E07">
      <w:pPr>
        <w:spacing w:after="120"/>
        <w:jc w:val="both"/>
        <w:rPr>
          <w:sz w:val="22"/>
        </w:rPr>
      </w:pPr>
      <w:r>
        <w:rPr>
          <w:b/>
          <w:sz w:val="21"/>
        </w:rPr>
        <w:t xml:space="preserve">The unmet need. </w:t>
      </w:r>
      <w:r>
        <w:rPr>
          <w:sz w:val="21"/>
        </w:rPr>
        <w:t>Commercially, providers do not need another dashboard; they need a detection decision that is still trustworthy a year after commissioning, and a defensible answer when an asset owner asks what the system might have missed. No product on the market gives that answer, because none measures it. Societally, the same gap decides whether a structural anomaly or a lift fault is acted on early or discovered late, and unnecessary alarms consume the technicians who respond to real ones.</w:t>
      </w:r>
    </w:p>
    <w:p w14:paraId="4EF9F218" w14:textId="77777777" w:rsidR="00C71ADF" w:rsidRPr="00C71ADF" w:rsidRDefault="00000000" w:rsidP="000D5E07">
      <w:pPr>
        <w:spacing w:after="120"/>
        <w:jc w:val="both"/>
        <w:rPr>
          <w:sz w:val="22"/>
        </w:rPr>
      </w:pPr>
      <w:r>
        <w:rPr>
          <w:b/>
          <w:sz w:val="21"/>
        </w:rPr>
        <w:t xml:space="preserve">How the approach meets it. </w:t>
      </w:r>
      <w:r>
        <w:rPr>
          <w:sz w:val="21"/>
        </w:rPr>
        <w:t>CatchWise makes the customer's own priority the input rather than the outcome: the provider states the event class and beta, the engine scores its own decision quality on the device, and the settings are improved until the score stops rising. Because it sits at the decision layer, providers keep their sensors, models, dashboards and workflows - the adoption work is interface mapping and event-class definition, not replacement.</w:t>
      </w:r>
    </w:p>
    <w:p w14:paraId="74FD0746" w14:textId="77777777" w:rsidR="00E4627E" w:rsidRPr="004B30EA" w:rsidRDefault="00E4627E" w:rsidP="000D5E07">
      <w:pPr>
        <w:keepNext/>
        <w:spacing w:before="240" w:after="80"/>
        <w:jc w:val="both"/>
        <w:rPr>
          <w:b/>
          <w:bCs/>
          <w:lang w:val="en-GB"/>
        </w:rPr>
      </w:pPr>
      <w:r w:rsidRPr="004B30EA">
        <w:rPr>
          <w:b/>
          <w:bCs/>
          <w:lang w:val="en-GB"/>
        </w:rPr>
        <w:t>2.4</w:t>
      </w:r>
      <w:r w:rsidRPr="004B30EA">
        <w:rPr>
          <w:b/>
          <w:bCs/>
          <w:lang w:val="en-GB"/>
        </w:rPr>
        <w:tab/>
        <w:t>Benefits and Costs</w:t>
      </w:r>
    </w:p>
    <w:p w14:paraId="521694E7" w14:textId="77777777" w:rsidR="00237560" w:rsidRPr="00331753" w:rsidRDefault="00E4627E" w:rsidP="000D5E07">
      <w:pPr>
        <w:spacing w:after="120"/>
        <w:jc w:val="both"/>
        <w:rPr>
          <w:i/>
          <w:iCs/>
          <w:lang w:val="en-GB"/>
        </w:rPr>
      </w:pPr>
      <w:r w:rsidRPr="004B30EA">
        <w:rPr>
          <w:i/>
          <w:iCs/>
          <w:sz w:val="21"/>
          <w:lang w:val="en-GB"/>
        </w:rPr>
        <w:t>Please describe how the proposed technolo</w:t>
      </w:r>
      <w:r w:rsidR="00C82AF2">
        <w:rPr>
          <w:i/>
          <w:iCs/>
          <w:sz w:val="21"/>
          <w:lang w:val="en-GB"/>
        </w:rPr>
        <w:t>gy impacts industry needs and the value creation in</w:t>
      </w:r>
      <w:r w:rsidRPr="004B30EA">
        <w:rPr>
          <w:i/>
          <w:iCs/>
          <w:sz w:val="21"/>
          <w:lang w:val="en-GB"/>
        </w:rPr>
        <w:t xml:space="preserve"> Singapore. It must include the value-add to customers that adopt the technology such as the manufacturability and scalability, production costs and consideration </w:t>
      </w:r>
      <w:r w:rsidR="00C82AF2">
        <w:rPr>
          <w:i/>
          <w:iCs/>
          <w:sz w:val="21"/>
          <w:lang w:val="en-GB"/>
        </w:rPr>
        <w:t xml:space="preserve">for </w:t>
      </w:r>
      <w:r w:rsidRPr="004B30EA">
        <w:rPr>
          <w:i/>
          <w:iCs/>
          <w:sz w:val="21"/>
          <w:lang w:val="en-GB"/>
        </w:rPr>
        <w:t xml:space="preserve">the cost of adoption (e.g. change in production line, compatibility and ease of incorporation with existing </w:t>
      </w:r>
      <w:r w:rsidR="00C82AF2">
        <w:rPr>
          <w:i/>
          <w:iCs/>
          <w:sz w:val="21"/>
          <w:lang w:val="en-GB"/>
        </w:rPr>
        <w:t>processes</w:t>
      </w:r>
      <w:r w:rsidRPr="004B30EA">
        <w:rPr>
          <w:i/>
          <w:iCs/>
          <w:sz w:val="21"/>
          <w:lang w:val="en-GB"/>
        </w:rPr>
        <w:t xml:space="preserve">). </w:t>
      </w:r>
    </w:p>
    <w:p w14:paraId="475B51DC" w14:textId="77777777" w:rsidR="00F6574F" w:rsidRDefault="00000000" w:rsidP="000D5E07">
      <w:pPr>
        <w:spacing w:after="120"/>
        <w:jc w:val="both"/>
      </w:pPr>
      <w:r>
        <w:rPr>
          <w:b/>
          <w:sz w:val="21"/>
        </w:rPr>
        <w:t xml:space="preserve">Impact on industry needs in Singapore. </w:t>
      </w:r>
      <w:r>
        <w:rPr>
          <w:sz w:val="21"/>
        </w:rPr>
        <w:t>Singapore's monitored assets are dense, heavily used and maintained by a workforce that cannot grow with them (Section 2.2), so decision quality, not sensing quantity, sets the outcome. Building management is the primary scale-up channel, because a few providers reach many buildings through systems they already operate; infrastructure and construction remain the first proof market.</w:t>
      </w:r>
    </w:p>
    <w:p w14:paraId="43DA999F" w14:textId="77777777" w:rsidR="00F6574F" w:rsidRDefault="00000000" w:rsidP="000D5E07">
      <w:pPr>
        <w:spacing w:after="120"/>
        <w:jc w:val="both"/>
      </w:pPr>
      <w:r>
        <w:rPr>
          <w:b/>
          <w:sz w:val="21"/>
        </w:rPr>
        <w:t xml:space="preserve">Value-add to the adopting customer. </w:t>
      </w:r>
      <w:r>
        <w:rPr>
          <w:sz w:val="21"/>
        </w:rPr>
        <w:t xml:space="preserve">The customer buys four common outcomes - fewer missed detections against their stated requirement, fewer false alarms, shorter detection latency and reliable notification - plus one thing no </w:t>
      </w:r>
      <w:r>
        <w:rPr>
          <w:sz w:val="21"/>
        </w:rPr>
        <w:lastRenderedPageBreak/>
        <w:t xml:space="preserve">competing product offers: a reported estimate of what the system may currently be missing. Constrained deployments also gain wake-ups avoided, and therefore power, storage and service life; resource-rich deployments gain alarm volume, review effort and time to intervention. Because that gain depends on each partner's assets, alarm rates and labour rates, </w:t>
      </w:r>
      <w:r w:rsidRPr="008B3349">
        <w:rPr>
          <w:b/>
          <w:bCs/>
          <w:sz w:val="21"/>
          <w:rPrChange w:id="95" w:author="Li Jianfeng" w:date="2026-09-15T20:26:00Z" w16du:dateUtc="2026-09-15T12:26:00Z">
            <w:rPr>
              <w:sz w:val="21"/>
            </w:rPr>
          </w:rPrChange>
        </w:rPr>
        <w:t>Table 2</w:t>
      </w:r>
      <w:r>
        <w:rPr>
          <w:sz w:val="21"/>
        </w:rPr>
        <w:t xml:space="preserve"> presents it as a parametric model, baselined from the partner's records and re-measured during the pilot.</w:t>
      </w:r>
    </w:p>
    <w:p w14:paraId="64327ECA" w14:textId="77777777" w:rsidR="00F6574F" w:rsidRDefault="00000000" w:rsidP="000D5E07">
      <w:pPr>
        <w:spacing w:after="120"/>
        <w:jc w:val="both"/>
      </w:pPr>
      <w:r>
        <w:rPr>
          <w:b/>
          <w:sz w:val="21"/>
        </w:rPr>
        <w:t xml:space="preserve">How the false-alarm figure is built. </w:t>
      </w:r>
      <w:r w:rsidRPr="008B3349">
        <w:rPr>
          <w:b/>
          <w:bCs/>
          <w:sz w:val="21"/>
          <w:rPrChange w:id="96" w:author="Li Jianfeng" w:date="2026-09-15T20:26:00Z" w16du:dateUtc="2026-09-15T12:26:00Z">
            <w:rPr>
              <w:sz w:val="21"/>
            </w:rPr>
          </w:rPrChange>
        </w:rPr>
        <w:t>Table 2</w:t>
      </w:r>
      <w:r>
        <w:rPr>
          <w:sz w:val="21"/>
        </w:rPr>
        <w:t xml:space="preserve"> takes five inputs - monitored assets per building, alarms per asset per month, the fraction of those alarms in which no fault is found, hours spent investigating one, and loaded cost per technician hour - and annualises them. In the base case, 40 assets raising 2 alarms a month give 960 alarms a year; 40% of those find nothing; at 1.5 hours each and S$50 an hour, that is about S$28,800 a year for one building. Every input can be replaced with a partner's own value, so the conclusion can be challenged term by term. Halving the no-fault-found fraction without reducing detection saves about S$14,400 per building per year, or S$720,000 across a fifty-building portfolio, and the model excludes the cost of the fault that was missed, so it is a lower bound.</w:t>
      </w:r>
    </w:p>
    <w:p w14:paraId="7234A7FD" w14:textId="77777777" w:rsidR="00080350" w:rsidRDefault="00000000" w:rsidP="000F4DF9">
      <w:pPr>
        <w:keepNext/>
        <w:keepLines/>
        <w:spacing w:before="80" w:after="80"/>
        <w:jc w:val="center"/>
      </w:pPr>
      <w:r>
        <w:rPr>
          <w:b/>
          <w:sz w:val="20"/>
        </w:rPr>
        <w:t>Table 2.</w:t>
      </w:r>
      <w:r>
        <w:rPr>
          <w:sz w:val="20"/>
        </w:rPr>
        <w:t xml:space="preserve"> Parametric </w:t>
      </w:r>
      <w:commentRangeStart w:id="97"/>
      <w:r>
        <w:rPr>
          <w:sz w:val="20"/>
        </w:rPr>
        <w:t>false-alarm</w:t>
      </w:r>
      <w:commentRangeEnd w:id="97"/>
      <w:r w:rsidR="00AC7317">
        <w:rPr>
          <w:rStyle w:val="af3"/>
          <w:sz w:val="20"/>
          <w:szCs w:val="24"/>
        </w:rPr>
        <w:commentReference w:id="97"/>
      </w:r>
      <w:r>
        <w:rPr>
          <w:sz w:val="20"/>
        </w:rPr>
        <w:t xml:space="preserve"> cost model for one building</w:t>
      </w:r>
    </w:p>
    <w:tbl>
      <w:tblPr>
        <w:tblStyle w:val="a7"/>
        <w:tblW w:w="9634" w:type="dxa"/>
        <w:tblLayout w:type="fixed"/>
        <w:tblCellMar>
          <w:top w:w="60" w:type="dxa"/>
          <w:left w:w="85" w:type="dxa"/>
          <w:bottom w:w="60" w:type="dxa"/>
          <w:right w:w="85" w:type="dxa"/>
        </w:tblCellMar>
        <w:tblLook w:val="04A0" w:firstRow="1" w:lastRow="0" w:firstColumn="1" w:lastColumn="0" w:noHBand="0" w:noVBand="1"/>
        <w:tblPrChange w:id="98" w:author="Li Jianfeng" w:date="2026-09-15T19:55:00Z" w16du:dateUtc="2026-09-15T11:55:00Z">
          <w:tblPr>
            <w:tblStyle w:val="a7"/>
            <w:tblW w:w="9634" w:type="dxa"/>
            <w:tblLayout w:type="fixed"/>
            <w:tblCellMar>
              <w:top w:w="60" w:type="dxa"/>
              <w:left w:w="85" w:type="dxa"/>
              <w:bottom w:w="60" w:type="dxa"/>
              <w:right w:w="85" w:type="dxa"/>
            </w:tblCellMar>
            <w:tblLook w:val="04A0" w:firstRow="1" w:lastRow="0" w:firstColumn="1" w:lastColumn="0" w:noHBand="0" w:noVBand="1"/>
          </w:tblPr>
        </w:tblPrChange>
      </w:tblPr>
      <w:tblGrid>
        <w:gridCol w:w="4390"/>
        <w:gridCol w:w="1842"/>
        <w:gridCol w:w="1701"/>
        <w:gridCol w:w="1701"/>
        <w:tblGridChange w:id="99">
          <w:tblGrid>
            <w:gridCol w:w="4390"/>
            <w:gridCol w:w="1842"/>
            <w:gridCol w:w="1701"/>
            <w:gridCol w:w="1701"/>
          </w:tblGrid>
        </w:tblGridChange>
      </w:tblGrid>
      <w:tr w:rsidR="00CC26FF" w14:paraId="6B0156BA" w14:textId="77777777" w:rsidTr="005F7B92">
        <w:trPr>
          <w:tblHeader/>
          <w:trPrChange w:id="100" w:author="Li Jianfeng" w:date="2026-09-15T19:55:00Z" w16du:dateUtc="2026-09-15T11:55:00Z">
            <w:trPr>
              <w:tblHeader/>
            </w:trPr>
          </w:trPrChange>
        </w:trPr>
        <w:tc>
          <w:tcPr>
            <w:tcW w:w="4390" w:type="dxa"/>
            <w:shd w:val="clear" w:color="auto" w:fill="D9D9D9" w:themeFill="background1" w:themeFillShade="D9"/>
            <w:tcPrChange w:id="101" w:author="Li Jianfeng" w:date="2026-09-15T19:55:00Z" w16du:dateUtc="2026-09-15T11:55:00Z">
              <w:tcPr>
                <w:tcW w:w="4390" w:type="dxa"/>
              </w:tcPr>
            </w:tcPrChange>
          </w:tcPr>
          <w:p w14:paraId="3B523604" w14:textId="77777777" w:rsidR="00CC26FF" w:rsidRDefault="00000000" w:rsidP="000D5E07">
            <w:pPr>
              <w:spacing w:after="40"/>
            </w:pPr>
            <w:r>
              <w:rPr>
                <w:b/>
                <w:sz w:val="20"/>
              </w:rPr>
              <w:t>False-alarm cost model input</w:t>
            </w:r>
          </w:p>
        </w:tc>
        <w:tc>
          <w:tcPr>
            <w:tcW w:w="1842" w:type="dxa"/>
            <w:shd w:val="clear" w:color="auto" w:fill="D9D9D9" w:themeFill="background1" w:themeFillShade="D9"/>
            <w:tcPrChange w:id="102" w:author="Li Jianfeng" w:date="2026-09-15T19:55:00Z" w16du:dateUtc="2026-09-15T11:55:00Z">
              <w:tcPr>
                <w:tcW w:w="1842" w:type="dxa"/>
              </w:tcPr>
            </w:tcPrChange>
          </w:tcPr>
          <w:p w14:paraId="5BEF042E" w14:textId="77777777" w:rsidR="00CC26FF" w:rsidRDefault="00000000" w:rsidP="000D5E07">
            <w:pPr>
              <w:spacing w:after="40"/>
            </w:pPr>
            <w:r>
              <w:rPr>
                <w:b/>
                <w:sz w:val="20"/>
              </w:rPr>
              <w:t>Conservative</w:t>
            </w:r>
          </w:p>
        </w:tc>
        <w:tc>
          <w:tcPr>
            <w:tcW w:w="1701" w:type="dxa"/>
            <w:shd w:val="clear" w:color="auto" w:fill="D9D9D9" w:themeFill="background1" w:themeFillShade="D9"/>
            <w:tcPrChange w:id="103" w:author="Li Jianfeng" w:date="2026-09-15T19:55:00Z" w16du:dateUtc="2026-09-15T11:55:00Z">
              <w:tcPr>
                <w:tcW w:w="1701" w:type="dxa"/>
              </w:tcPr>
            </w:tcPrChange>
          </w:tcPr>
          <w:p w14:paraId="7B80328C" w14:textId="77777777" w:rsidR="00CC26FF" w:rsidRDefault="00000000" w:rsidP="000D5E07">
            <w:pPr>
              <w:spacing w:after="40"/>
            </w:pPr>
            <w:r>
              <w:rPr>
                <w:b/>
                <w:sz w:val="20"/>
              </w:rPr>
              <w:t>Base case</w:t>
            </w:r>
          </w:p>
        </w:tc>
        <w:tc>
          <w:tcPr>
            <w:tcW w:w="1701" w:type="dxa"/>
            <w:shd w:val="clear" w:color="auto" w:fill="D9D9D9" w:themeFill="background1" w:themeFillShade="D9"/>
            <w:tcPrChange w:id="104" w:author="Li Jianfeng" w:date="2026-09-15T19:55:00Z" w16du:dateUtc="2026-09-15T11:55:00Z">
              <w:tcPr>
                <w:tcW w:w="1701" w:type="dxa"/>
              </w:tcPr>
            </w:tcPrChange>
          </w:tcPr>
          <w:p w14:paraId="00201CE6" w14:textId="77777777" w:rsidR="00CC26FF" w:rsidRDefault="00000000" w:rsidP="000D5E07">
            <w:pPr>
              <w:spacing w:after="40"/>
            </w:pPr>
            <w:r>
              <w:rPr>
                <w:b/>
                <w:sz w:val="20"/>
              </w:rPr>
              <w:t>High</w:t>
            </w:r>
          </w:p>
        </w:tc>
      </w:tr>
      <w:tr w:rsidR="00CC26FF" w14:paraId="709682B7" w14:textId="77777777" w:rsidTr="00EE2A63">
        <w:tc>
          <w:tcPr>
            <w:tcW w:w="4390" w:type="dxa"/>
          </w:tcPr>
          <w:p w14:paraId="2D692019" w14:textId="77777777" w:rsidR="00CC26FF" w:rsidRDefault="00000000" w:rsidP="000D5E07">
            <w:pPr>
              <w:spacing w:after="40"/>
            </w:pPr>
            <w:r>
              <w:rPr>
                <w:sz w:val="20"/>
              </w:rPr>
              <w:t>Monitored assets per building</w:t>
            </w:r>
          </w:p>
        </w:tc>
        <w:tc>
          <w:tcPr>
            <w:tcW w:w="1842" w:type="dxa"/>
          </w:tcPr>
          <w:p w14:paraId="350130FB" w14:textId="77777777" w:rsidR="00CC26FF" w:rsidRDefault="00000000" w:rsidP="000D5E07">
            <w:pPr>
              <w:spacing w:after="40"/>
            </w:pPr>
            <w:r>
              <w:rPr>
                <w:sz w:val="20"/>
              </w:rPr>
              <w:t>20</w:t>
            </w:r>
          </w:p>
        </w:tc>
        <w:tc>
          <w:tcPr>
            <w:tcW w:w="1701" w:type="dxa"/>
          </w:tcPr>
          <w:p w14:paraId="09C0D51E" w14:textId="77777777" w:rsidR="00CC26FF" w:rsidRDefault="00000000" w:rsidP="000D5E07">
            <w:pPr>
              <w:spacing w:after="40"/>
            </w:pPr>
            <w:r>
              <w:rPr>
                <w:sz w:val="20"/>
              </w:rPr>
              <w:t>40</w:t>
            </w:r>
          </w:p>
        </w:tc>
        <w:tc>
          <w:tcPr>
            <w:tcW w:w="1701" w:type="dxa"/>
          </w:tcPr>
          <w:p w14:paraId="45BCA1C3" w14:textId="77777777" w:rsidR="00CC26FF" w:rsidRDefault="00000000" w:rsidP="000D5E07">
            <w:pPr>
              <w:spacing w:after="40"/>
            </w:pPr>
            <w:r>
              <w:rPr>
                <w:sz w:val="20"/>
              </w:rPr>
              <w:t>80</w:t>
            </w:r>
          </w:p>
        </w:tc>
      </w:tr>
      <w:tr w:rsidR="00CC26FF" w14:paraId="16B7DA7C" w14:textId="77777777" w:rsidTr="00EE2A63">
        <w:tc>
          <w:tcPr>
            <w:tcW w:w="4390" w:type="dxa"/>
          </w:tcPr>
          <w:p w14:paraId="59218E41" w14:textId="77777777" w:rsidR="00CC26FF" w:rsidRDefault="00000000" w:rsidP="000D5E07">
            <w:pPr>
              <w:spacing w:after="40"/>
            </w:pPr>
            <w:r>
              <w:rPr>
                <w:sz w:val="20"/>
              </w:rPr>
              <w:t>Alarms per asset per month</w:t>
            </w:r>
          </w:p>
        </w:tc>
        <w:tc>
          <w:tcPr>
            <w:tcW w:w="1842" w:type="dxa"/>
          </w:tcPr>
          <w:p w14:paraId="775B437A" w14:textId="77777777" w:rsidR="00CC26FF" w:rsidRDefault="00000000" w:rsidP="000D5E07">
            <w:pPr>
              <w:spacing w:after="40"/>
            </w:pPr>
            <w:r>
              <w:rPr>
                <w:sz w:val="20"/>
              </w:rPr>
              <w:t>1</w:t>
            </w:r>
          </w:p>
        </w:tc>
        <w:tc>
          <w:tcPr>
            <w:tcW w:w="1701" w:type="dxa"/>
          </w:tcPr>
          <w:p w14:paraId="0338A6CB" w14:textId="77777777" w:rsidR="00CC26FF" w:rsidRDefault="00000000" w:rsidP="000D5E07">
            <w:pPr>
              <w:spacing w:after="40"/>
            </w:pPr>
            <w:r>
              <w:rPr>
                <w:sz w:val="20"/>
              </w:rPr>
              <w:t>2</w:t>
            </w:r>
          </w:p>
        </w:tc>
        <w:tc>
          <w:tcPr>
            <w:tcW w:w="1701" w:type="dxa"/>
          </w:tcPr>
          <w:p w14:paraId="2F637CCF" w14:textId="77777777" w:rsidR="00CC26FF" w:rsidRDefault="00000000" w:rsidP="000D5E07">
            <w:pPr>
              <w:spacing w:after="40"/>
            </w:pPr>
            <w:r>
              <w:rPr>
                <w:sz w:val="20"/>
              </w:rPr>
              <w:t>3</w:t>
            </w:r>
          </w:p>
        </w:tc>
      </w:tr>
      <w:tr w:rsidR="00CC26FF" w14:paraId="33A26939" w14:textId="77777777" w:rsidTr="00EE2A63">
        <w:tc>
          <w:tcPr>
            <w:tcW w:w="4390" w:type="dxa"/>
          </w:tcPr>
          <w:p w14:paraId="264583E4" w14:textId="77777777" w:rsidR="00CC26FF" w:rsidRDefault="00000000" w:rsidP="000D5E07">
            <w:pPr>
              <w:spacing w:after="40"/>
            </w:pPr>
            <w:r>
              <w:rPr>
                <w:sz w:val="20"/>
              </w:rPr>
              <w:t>Alarms in which no fault is found</w:t>
            </w:r>
          </w:p>
        </w:tc>
        <w:tc>
          <w:tcPr>
            <w:tcW w:w="1842" w:type="dxa"/>
          </w:tcPr>
          <w:p w14:paraId="53E1882F" w14:textId="77777777" w:rsidR="00CC26FF" w:rsidRDefault="00000000" w:rsidP="000D5E07">
            <w:pPr>
              <w:spacing w:after="40"/>
            </w:pPr>
            <w:r>
              <w:rPr>
                <w:sz w:val="20"/>
              </w:rPr>
              <w:t>30%</w:t>
            </w:r>
          </w:p>
        </w:tc>
        <w:tc>
          <w:tcPr>
            <w:tcW w:w="1701" w:type="dxa"/>
          </w:tcPr>
          <w:p w14:paraId="0E32626C" w14:textId="77777777" w:rsidR="00CC26FF" w:rsidRDefault="00000000" w:rsidP="000D5E07">
            <w:pPr>
              <w:spacing w:after="40"/>
            </w:pPr>
            <w:r>
              <w:rPr>
                <w:sz w:val="20"/>
              </w:rPr>
              <w:t>40%</w:t>
            </w:r>
          </w:p>
        </w:tc>
        <w:tc>
          <w:tcPr>
            <w:tcW w:w="1701" w:type="dxa"/>
          </w:tcPr>
          <w:p w14:paraId="3DF67990" w14:textId="77777777" w:rsidR="00CC26FF" w:rsidRDefault="00000000" w:rsidP="000D5E07">
            <w:pPr>
              <w:spacing w:after="40"/>
            </w:pPr>
            <w:r>
              <w:rPr>
                <w:sz w:val="20"/>
              </w:rPr>
              <w:t>50%</w:t>
            </w:r>
          </w:p>
        </w:tc>
      </w:tr>
      <w:tr w:rsidR="00CC26FF" w14:paraId="7BEC634F" w14:textId="77777777" w:rsidTr="00EE2A63">
        <w:tc>
          <w:tcPr>
            <w:tcW w:w="4390" w:type="dxa"/>
          </w:tcPr>
          <w:p w14:paraId="78AB765C" w14:textId="77777777" w:rsidR="00CC26FF" w:rsidRDefault="00000000" w:rsidP="000D5E07">
            <w:pPr>
              <w:spacing w:after="40"/>
            </w:pPr>
            <w:r>
              <w:rPr>
                <w:sz w:val="20"/>
              </w:rPr>
              <w:t>Hours spent per investigated alarm</w:t>
            </w:r>
          </w:p>
        </w:tc>
        <w:tc>
          <w:tcPr>
            <w:tcW w:w="1842" w:type="dxa"/>
          </w:tcPr>
          <w:p w14:paraId="64E8B2A3" w14:textId="77777777" w:rsidR="00CC26FF" w:rsidRDefault="00000000" w:rsidP="000D5E07">
            <w:pPr>
              <w:spacing w:after="40"/>
            </w:pPr>
            <w:r>
              <w:rPr>
                <w:sz w:val="20"/>
              </w:rPr>
              <w:t>1.0</w:t>
            </w:r>
          </w:p>
        </w:tc>
        <w:tc>
          <w:tcPr>
            <w:tcW w:w="1701" w:type="dxa"/>
          </w:tcPr>
          <w:p w14:paraId="4E1A03EF" w14:textId="77777777" w:rsidR="00CC26FF" w:rsidRDefault="00000000" w:rsidP="000D5E07">
            <w:pPr>
              <w:spacing w:after="40"/>
            </w:pPr>
            <w:r>
              <w:rPr>
                <w:sz w:val="20"/>
              </w:rPr>
              <w:t>1.5</w:t>
            </w:r>
          </w:p>
        </w:tc>
        <w:tc>
          <w:tcPr>
            <w:tcW w:w="1701" w:type="dxa"/>
          </w:tcPr>
          <w:p w14:paraId="5715D72B" w14:textId="77777777" w:rsidR="00CC26FF" w:rsidRDefault="00000000" w:rsidP="000D5E07">
            <w:pPr>
              <w:spacing w:after="40"/>
            </w:pPr>
            <w:r>
              <w:rPr>
                <w:sz w:val="20"/>
              </w:rPr>
              <w:t>2.0</w:t>
            </w:r>
          </w:p>
        </w:tc>
      </w:tr>
      <w:tr w:rsidR="00CC26FF" w14:paraId="6BE27E2D" w14:textId="77777777" w:rsidTr="00EE2A63">
        <w:tc>
          <w:tcPr>
            <w:tcW w:w="4390" w:type="dxa"/>
          </w:tcPr>
          <w:p w14:paraId="36AAD3F9" w14:textId="77777777" w:rsidR="00CC26FF" w:rsidRDefault="00000000" w:rsidP="000D5E07">
            <w:pPr>
              <w:spacing w:after="40"/>
            </w:pPr>
            <w:r>
              <w:rPr>
                <w:sz w:val="20"/>
              </w:rPr>
              <w:t>Loaded cost per technician hour</w:t>
            </w:r>
          </w:p>
        </w:tc>
        <w:tc>
          <w:tcPr>
            <w:tcW w:w="1842" w:type="dxa"/>
          </w:tcPr>
          <w:p w14:paraId="5292BE1D" w14:textId="77777777" w:rsidR="00CC26FF" w:rsidRDefault="00000000" w:rsidP="000D5E07">
            <w:pPr>
              <w:spacing w:after="40"/>
            </w:pPr>
            <w:r>
              <w:rPr>
                <w:sz w:val="20"/>
              </w:rPr>
              <w:t>S$40</w:t>
            </w:r>
          </w:p>
        </w:tc>
        <w:tc>
          <w:tcPr>
            <w:tcW w:w="1701" w:type="dxa"/>
          </w:tcPr>
          <w:p w14:paraId="62944363" w14:textId="77777777" w:rsidR="00CC26FF" w:rsidRDefault="00000000" w:rsidP="000D5E07">
            <w:pPr>
              <w:spacing w:after="40"/>
            </w:pPr>
            <w:r>
              <w:rPr>
                <w:sz w:val="20"/>
              </w:rPr>
              <w:t>S$50</w:t>
            </w:r>
          </w:p>
        </w:tc>
        <w:tc>
          <w:tcPr>
            <w:tcW w:w="1701" w:type="dxa"/>
          </w:tcPr>
          <w:p w14:paraId="6CEA1989" w14:textId="77777777" w:rsidR="00CC26FF" w:rsidRDefault="00000000" w:rsidP="000D5E07">
            <w:pPr>
              <w:spacing w:after="40"/>
            </w:pPr>
            <w:r>
              <w:rPr>
                <w:sz w:val="20"/>
              </w:rPr>
              <w:t>S$60</w:t>
            </w:r>
          </w:p>
        </w:tc>
      </w:tr>
      <w:tr w:rsidR="00CC26FF" w14:paraId="49117312" w14:textId="77777777" w:rsidTr="00EE2A63">
        <w:tc>
          <w:tcPr>
            <w:tcW w:w="4390" w:type="dxa"/>
          </w:tcPr>
          <w:p w14:paraId="6B0F6348" w14:textId="77777777" w:rsidR="00CC26FF" w:rsidRDefault="00000000" w:rsidP="000D5E07">
            <w:pPr>
              <w:spacing w:after="40"/>
            </w:pPr>
            <w:r>
              <w:rPr>
                <w:sz w:val="20"/>
              </w:rPr>
              <w:t>Annual cost of no-fault-found alarms, one building</w:t>
            </w:r>
          </w:p>
        </w:tc>
        <w:tc>
          <w:tcPr>
            <w:tcW w:w="1842" w:type="dxa"/>
          </w:tcPr>
          <w:p w14:paraId="4860A064" w14:textId="77777777" w:rsidR="00CC26FF" w:rsidRDefault="00000000" w:rsidP="000D5E07">
            <w:pPr>
              <w:spacing w:after="40"/>
            </w:pPr>
            <w:r>
              <w:rPr>
                <w:sz w:val="20"/>
              </w:rPr>
              <w:t>S$2,880</w:t>
            </w:r>
          </w:p>
        </w:tc>
        <w:tc>
          <w:tcPr>
            <w:tcW w:w="1701" w:type="dxa"/>
          </w:tcPr>
          <w:p w14:paraId="3DF5F113" w14:textId="77777777" w:rsidR="00CC26FF" w:rsidRDefault="00000000" w:rsidP="000D5E07">
            <w:pPr>
              <w:spacing w:after="40"/>
            </w:pPr>
            <w:r>
              <w:rPr>
                <w:sz w:val="20"/>
              </w:rPr>
              <w:t>S$28,800</w:t>
            </w:r>
          </w:p>
        </w:tc>
        <w:tc>
          <w:tcPr>
            <w:tcW w:w="1701" w:type="dxa"/>
          </w:tcPr>
          <w:p w14:paraId="1F2E2A17" w14:textId="77777777" w:rsidR="00CC26FF" w:rsidRDefault="00000000" w:rsidP="000D5E07">
            <w:pPr>
              <w:spacing w:after="40"/>
            </w:pPr>
            <w:r>
              <w:rPr>
                <w:sz w:val="20"/>
              </w:rPr>
              <w:t>S$172,800</w:t>
            </w:r>
          </w:p>
        </w:tc>
      </w:tr>
      <w:tr w:rsidR="00CC26FF" w14:paraId="5E6AB529" w14:textId="77777777" w:rsidTr="00EE2A63">
        <w:tc>
          <w:tcPr>
            <w:tcW w:w="4390" w:type="dxa"/>
          </w:tcPr>
          <w:p w14:paraId="3D7854A7" w14:textId="77777777" w:rsidR="00CC26FF" w:rsidRDefault="00000000" w:rsidP="000D5E07">
            <w:pPr>
              <w:spacing w:after="40"/>
            </w:pPr>
            <w:r>
              <w:rPr>
                <w:sz w:val="20"/>
              </w:rPr>
              <w:t>Annual saving if no-fault-found fraction is halved</w:t>
            </w:r>
          </w:p>
        </w:tc>
        <w:tc>
          <w:tcPr>
            <w:tcW w:w="1842" w:type="dxa"/>
          </w:tcPr>
          <w:p w14:paraId="4C545FB6" w14:textId="77777777" w:rsidR="00CC26FF" w:rsidRDefault="00000000" w:rsidP="000D5E07">
            <w:pPr>
              <w:spacing w:after="40"/>
            </w:pPr>
            <w:r>
              <w:rPr>
                <w:sz w:val="20"/>
              </w:rPr>
              <w:t>S$1,440</w:t>
            </w:r>
          </w:p>
        </w:tc>
        <w:tc>
          <w:tcPr>
            <w:tcW w:w="1701" w:type="dxa"/>
          </w:tcPr>
          <w:p w14:paraId="5BE8A92D" w14:textId="77777777" w:rsidR="00CC26FF" w:rsidRDefault="00000000" w:rsidP="000D5E07">
            <w:pPr>
              <w:spacing w:after="40"/>
            </w:pPr>
            <w:r>
              <w:rPr>
                <w:sz w:val="20"/>
              </w:rPr>
              <w:t>S$14,400</w:t>
            </w:r>
          </w:p>
        </w:tc>
        <w:tc>
          <w:tcPr>
            <w:tcW w:w="1701" w:type="dxa"/>
          </w:tcPr>
          <w:p w14:paraId="07AEF7F2" w14:textId="77777777" w:rsidR="00CC26FF" w:rsidRDefault="00000000" w:rsidP="000D5E07">
            <w:pPr>
              <w:spacing w:after="40"/>
            </w:pPr>
            <w:r>
              <w:rPr>
                <w:sz w:val="20"/>
              </w:rPr>
              <w:t>S$86,400</w:t>
            </w:r>
          </w:p>
        </w:tc>
      </w:tr>
    </w:tbl>
    <w:p w14:paraId="4CB0F274" w14:textId="3D24EC2F" w:rsidR="00F6574F" w:rsidRDefault="00000000" w:rsidP="000D5E07">
      <w:pPr>
        <w:spacing w:after="120"/>
        <w:jc w:val="both"/>
      </w:pPr>
      <w:r>
        <w:rPr>
          <w:b/>
          <w:sz w:val="21"/>
        </w:rPr>
        <w:t xml:space="preserve">Manufacturability, scalability and production cost. </w:t>
      </w:r>
      <w:r>
        <w:rPr>
          <w:sz w:val="21"/>
        </w:rPr>
        <w:t xml:space="preserve">The product is manufactured as software first: the licensed engine and adapter carry essentially zero marginal production cost, which is what lets the licence route scale across a provider's installed base. Where hardware is required, manufacturability rests on a compact firmware profile that fits standard low-power microcontrollers and a reference module built from commodity parts, with a bill-of-materials and design-for-manufacture review carried out inside this project. No new production line is needed; </w:t>
      </w:r>
      <w:ins w:id="105" w:author="Li Jianfeng" w:date="2026-09-15T19:27:00Z" w16du:dateUtc="2026-09-15T11:27:00Z">
        <w:r w:rsidR="00AE744F" w:rsidRPr="00AE744F">
          <w:rPr>
            <w:sz w:val="21"/>
          </w:rPr>
          <w:t>software scalability is limited mainly by integration effort, while the module route also requires manufacturing qualification.</w:t>
        </w:r>
      </w:ins>
      <w:del w:id="106" w:author="Li Jianfeng" w:date="2026-09-15T19:27:00Z" w16du:dateUtc="2026-09-15T11:27:00Z">
        <w:r w:rsidDel="00AE744F">
          <w:rPr>
            <w:sz w:val="21"/>
          </w:rPr>
          <w:delText>scalability is limited by integration effort, not fabrication capacity, which is why integration hours are recorded as an acceptance indicator.</w:delText>
        </w:r>
      </w:del>
    </w:p>
    <w:p w14:paraId="57D925B2" w14:textId="77777777" w:rsidR="00F6574F" w:rsidRDefault="00000000" w:rsidP="000D5E07">
      <w:pPr>
        <w:spacing w:after="120"/>
        <w:jc w:val="both"/>
      </w:pPr>
      <w:r>
        <w:rPr>
          <w:b/>
          <w:sz w:val="21"/>
        </w:rPr>
        <w:t xml:space="preserve">Cost of adoption, compatibility and ease of incorporation. </w:t>
      </w:r>
      <w:r>
        <w:rPr>
          <w:sz w:val="21"/>
        </w:rPr>
        <w:t>The two product forms differ here. Under the software licence nothing in the customer's stack is replaced: CatchWise sits at the decision layer, so sensors, processors, radios, perception models and dashboards stay as they are, and compatibility is handled by a defined detector-input, event-status and associated-data interface rather than by porting the stack; the customer's work is interface mapping, event-class definition, benchmark testing and limited commissioning. The algorithm-enabled module adds a part to a manufacturer's product, so it carries the normal cost of a new component - bill of materials and qualification, board and enclosure fit, and, where the end product is certified, re-testing - which is why the reference module and its design-for-manufacture package above are delivered inside this project, so a manufacturer can quote it rather than re-engineer it.</w:t>
      </w:r>
    </w:p>
    <w:p w14:paraId="4088079D" w14:textId="77777777" w:rsidR="00E4627E" w:rsidRPr="001F2365" w:rsidRDefault="00000000" w:rsidP="000D5E07">
      <w:pPr>
        <w:spacing w:after="120"/>
        <w:jc w:val="both"/>
      </w:pPr>
      <w:r>
        <w:rPr>
          <w:b/>
          <w:sz w:val="21"/>
        </w:rPr>
        <w:t xml:space="preserve">Value creation in Singapore. </w:t>
      </w:r>
      <w:r>
        <w:rPr>
          <w:sz w:val="21"/>
        </w:rPr>
        <w:t>Value is created at three levels: safer and better-attended assets, with maintenance effort directed at events that are real; engineering and product-development activity in Singapore around embedded algorithms, low-power electronics and building-system integration; and exportable intellectual property carried outward by Singapore-based partners.</w:t>
      </w:r>
    </w:p>
    <w:p w14:paraId="2DB20CA7" w14:textId="77777777" w:rsidR="00E4627E" w:rsidRPr="00A67B0C" w:rsidRDefault="00E4627E" w:rsidP="000D5E07">
      <w:pPr>
        <w:keepNext/>
        <w:spacing w:before="240" w:after="80"/>
        <w:jc w:val="both"/>
        <w:rPr>
          <w:rFonts w:eastAsiaTheme="minorEastAsia"/>
          <w:b/>
          <w:bCs/>
        </w:rPr>
      </w:pPr>
      <w:r w:rsidRPr="004B30EA">
        <w:rPr>
          <w:b/>
          <w:bCs/>
          <w:lang w:val="en-GB"/>
        </w:rPr>
        <w:t>2.5</w:t>
      </w:r>
      <w:r w:rsidRPr="004B30EA">
        <w:rPr>
          <w:b/>
          <w:bCs/>
          <w:lang w:val="en-GB"/>
        </w:rPr>
        <w:tab/>
        <w:t>Competitors</w:t>
      </w:r>
    </w:p>
    <w:p w14:paraId="5D9F2659" w14:textId="77777777" w:rsidR="00237560" w:rsidRPr="00331753" w:rsidRDefault="00E4627E" w:rsidP="000D5E07">
      <w:pPr>
        <w:spacing w:after="120"/>
        <w:jc w:val="both"/>
        <w:rPr>
          <w:i/>
          <w:iCs/>
          <w:lang w:val="en-GB"/>
        </w:rPr>
      </w:pPr>
      <w:r w:rsidRPr="004B30EA">
        <w:rPr>
          <w:i/>
          <w:iCs/>
          <w:sz w:val="21"/>
          <w:lang w:val="en-GB"/>
        </w:rPr>
        <w:t xml:space="preserve">Please provide details of existing approaches/competitors in the same/similar market space in the following table. The team should also compare briefly the proposed technology/concept with that of the competitors’ (i.e. how the team’s technology is better, and what weaknesses there are). PI may wish to describe potential disruptive technologies. </w:t>
      </w:r>
    </w:p>
    <w:p w14:paraId="3A17BF58" w14:textId="77777777" w:rsidR="00CC26FF" w:rsidRDefault="00000000" w:rsidP="000D5E07">
      <w:pPr>
        <w:spacing w:after="120"/>
        <w:jc w:val="both"/>
      </w:pPr>
      <w:r>
        <w:rPr>
          <w:b/>
          <w:sz w:val="21"/>
        </w:rPr>
        <w:t xml:space="preserve">The layer this project contests. </w:t>
      </w:r>
      <w:r>
        <w:rPr>
          <w:sz w:val="21"/>
        </w:rPr>
        <w:t xml:space="preserve">Three functional layers surround this opportunity and the project competes in only one. Below sits sensing and acquisition - event-triggered devices, edge-AI kits, original-equipment manufacturer (OEM) boards, monitoring nodes. Above sits the platform and workflow layer - dashboards, fleet management, maintenance workflows. Between them is the detection-decision layer, where a signal, feature, anomaly score or classified output becomes an event that justifies an alarm, an acquisition or a work order. CatchWise contests that </w:t>
      </w:r>
      <w:r>
        <w:rPr>
          <w:sz w:val="21"/>
        </w:rPr>
        <w:lastRenderedPageBreak/>
        <w:t>middle layer only: sensing devices are inputs, and platforms are hosts that become rivals only if they build the decision layer themselves. Better AI perception, cheaper edge processing and richer native analytics do not remove that layer; each multiplies the number of operating points that must be chosen and kept right.</w:t>
      </w:r>
    </w:p>
    <w:p w14:paraId="3C146F0E" w14:textId="0D7D95F7" w:rsidR="00CC26FF" w:rsidRDefault="00000000" w:rsidP="000D5E07">
      <w:pPr>
        <w:spacing w:after="120"/>
        <w:jc w:val="both"/>
      </w:pPr>
      <w:r>
        <w:rPr>
          <w:b/>
          <w:sz w:val="21"/>
        </w:rPr>
        <w:t xml:space="preserve">Existing approaches at the decision layer. </w:t>
      </w:r>
      <w:r>
        <w:rPr>
          <w:sz w:val="21"/>
        </w:rPr>
        <w:t xml:space="preserve">Adaptive thresholding is not itself novel, so the comparison is between methods rather than vendors. Whatever a detector emits, some rule with adjustable parameters sits between it and any action, and </w:t>
      </w:r>
      <w:ins w:id="107" w:author="Li Jianfeng" w:date="2026-09-15T19:27:00Z" w16du:dateUtc="2026-09-15T11:27:00Z">
        <w:r w:rsidR="00631515" w:rsidRPr="00631515">
          <w:rPr>
            <w:sz w:val="21"/>
          </w:rPr>
          <w:t>common alternatives set or update those parameters without the same performance-estimation and optimisation loop</w:t>
        </w:r>
      </w:ins>
      <w:del w:id="108" w:author="Li Jianfeng" w:date="2026-09-15T19:27:00Z" w16du:dateUtc="2026-09-15T11:27:00Z">
        <w:r w:rsidDel="00631515">
          <w:rPr>
            <w:sz w:val="21"/>
          </w:rPr>
          <w:delText>every practised alternative fixes those parameters somewhere</w:delText>
        </w:r>
      </w:del>
      <w:r>
        <w:rPr>
          <w:sz w:val="21"/>
        </w:rPr>
        <w:t xml:space="preserve">: manually at commissioning, offline at recalibration, by hand on an anomaly score, centrally from the cloud, or at training time inside a classifier. </w:t>
      </w:r>
      <w:r w:rsidRPr="008B3349">
        <w:rPr>
          <w:b/>
          <w:bCs/>
          <w:sz w:val="21"/>
          <w:rPrChange w:id="109" w:author="Li Jianfeng" w:date="2026-09-15T20:26:00Z" w16du:dateUtc="2026-09-15T12:26:00Z">
            <w:rPr>
              <w:sz w:val="21"/>
            </w:rPr>
          </w:rPrChange>
        </w:rPr>
        <w:t>Table 3</w:t>
      </w:r>
      <w:r>
        <w:rPr>
          <w:sz w:val="21"/>
        </w:rPr>
        <w:t xml:space="preserve"> sets out each alternative, where it is met today, how its operating point is set, what it leaves unsolved and what re-tuning costs.</w:t>
      </w:r>
    </w:p>
    <w:p w14:paraId="691D82AE" w14:textId="77777777" w:rsidR="00080350" w:rsidRDefault="00000000" w:rsidP="000F4DF9">
      <w:pPr>
        <w:keepNext/>
        <w:keepLines/>
        <w:spacing w:before="80" w:after="80"/>
        <w:jc w:val="center"/>
      </w:pPr>
      <w:r>
        <w:rPr>
          <w:b/>
          <w:sz w:val="20"/>
        </w:rPr>
        <w:t>Table 3.</w:t>
      </w:r>
      <w:r>
        <w:rPr>
          <w:sz w:val="20"/>
        </w:rPr>
        <w:t xml:space="preserve"> </w:t>
      </w:r>
      <w:commentRangeStart w:id="110"/>
      <w:r>
        <w:rPr>
          <w:sz w:val="20"/>
        </w:rPr>
        <w:t>Existing</w:t>
      </w:r>
      <w:commentRangeEnd w:id="110"/>
      <w:r w:rsidR="00314849">
        <w:rPr>
          <w:rStyle w:val="af3"/>
          <w:sz w:val="20"/>
          <w:szCs w:val="24"/>
        </w:rPr>
        <w:commentReference w:id="110"/>
      </w:r>
      <w:r>
        <w:rPr>
          <w:sz w:val="20"/>
        </w:rPr>
        <w:t xml:space="preserve"> approaches at the decision layer, and what each leaves unsolved</w:t>
      </w:r>
    </w:p>
    <w:tbl>
      <w:tblPr>
        <w:tblStyle w:val="a7"/>
        <w:tblW w:w="9633" w:type="dxa"/>
        <w:tblLayout w:type="fixed"/>
        <w:tblCellMar>
          <w:top w:w="60" w:type="dxa"/>
          <w:left w:w="85" w:type="dxa"/>
          <w:bottom w:w="60" w:type="dxa"/>
          <w:right w:w="85" w:type="dxa"/>
        </w:tblCellMar>
        <w:tblLook w:val="04A0" w:firstRow="1" w:lastRow="0" w:firstColumn="1" w:lastColumn="0" w:noHBand="0" w:noVBand="1"/>
        <w:tblPrChange w:id="111" w:author="Li Jianfeng" w:date="2026-09-15T19:59:00Z" w16du:dateUtc="2026-09-15T11:59:00Z">
          <w:tblPr>
            <w:tblStyle w:val="a7"/>
            <w:tblW w:w="0" w:type="auto"/>
            <w:tblLayout w:type="fixed"/>
            <w:tblCellMar>
              <w:top w:w="60" w:type="dxa"/>
              <w:left w:w="85" w:type="dxa"/>
              <w:bottom w:w="60" w:type="dxa"/>
              <w:right w:w="85" w:type="dxa"/>
            </w:tblCellMar>
            <w:tblLook w:val="04A0" w:firstRow="1" w:lastRow="0" w:firstColumn="1" w:lastColumn="0" w:noHBand="0" w:noVBand="1"/>
          </w:tblPr>
        </w:tblPrChange>
      </w:tblPr>
      <w:tblGrid>
        <w:gridCol w:w="1653"/>
        <w:gridCol w:w="2311"/>
        <w:gridCol w:w="1843"/>
        <w:gridCol w:w="1985"/>
        <w:gridCol w:w="1841"/>
        <w:tblGridChange w:id="112">
          <w:tblGrid>
            <w:gridCol w:w="1653"/>
            <w:gridCol w:w="2311"/>
            <w:gridCol w:w="197"/>
            <w:gridCol w:w="1646"/>
            <w:gridCol w:w="235"/>
            <w:gridCol w:w="1750"/>
            <w:gridCol w:w="302"/>
            <w:gridCol w:w="1539"/>
          </w:tblGrid>
        </w:tblGridChange>
      </w:tblGrid>
      <w:tr w:rsidR="007B619C" w14:paraId="0D7FAD4D" w14:textId="77777777" w:rsidTr="00301CC7">
        <w:trPr>
          <w:tblHeader/>
          <w:trPrChange w:id="113" w:author="Li Jianfeng" w:date="2026-09-15T19:59:00Z" w16du:dateUtc="2026-09-15T11:59:00Z">
            <w:trPr>
              <w:tblHeader/>
            </w:trPr>
          </w:trPrChange>
        </w:trPr>
        <w:tc>
          <w:tcPr>
            <w:tcW w:w="1653" w:type="dxa"/>
            <w:shd w:val="clear" w:color="auto" w:fill="D9D9D9" w:themeFill="background1" w:themeFillShade="D9"/>
            <w:tcPrChange w:id="114" w:author="Li Jianfeng" w:date="2026-09-15T19:59:00Z" w16du:dateUtc="2026-09-15T11:59:00Z">
              <w:tcPr>
                <w:tcW w:w="1653" w:type="dxa"/>
              </w:tcPr>
            </w:tcPrChange>
          </w:tcPr>
          <w:p w14:paraId="76F54EFD" w14:textId="59850311" w:rsidR="007B619C" w:rsidRPr="0078034F" w:rsidRDefault="007B619C" w:rsidP="007B619C">
            <w:pPr>
              <w:spacing w:after="40"/>
              <w:rPr>
                <w:b/>
                <w:bCs/>
                <w:sz w:val="20"/>
                <w:szCs w:val="20"/>
                <w:rPrChange w:id="115" w:author="Li Jianfeng" w:date="2026-09-15T20:00:00Z" w16du:dateUtc="2026-09-15T12:00:00Z">
                  <w:rPr/>
                </w:rPrChange>
              </w:rPr>
            </w:pPr>
            <w:ins w:id="116" w:author="Li Jianfeng" w:date="2026-09-15T19:59:00Z" w16du:dateUtc="2026-09-15T11:59:00Z">
              <w:r w:rsidRPr="0078034F">
                <w:rPr>
                  <w:b/>
                  <w:bCs/>
                  <w:sz w:val="20"/>
                  <w:szCs w:val="20"/>
                  <w:rPrChange w:id="117" w:author="Li Jianfeng" w:date="2026-09-15T20:00:00Z" w16du:dateUtc="2026-09-15T12:00:00Z">
                    <w:rPr/>
                  </w:rPrChange>
                </w:rPr>
                <w:t>Alternative</w:t>
              </w:r>
            </w:ins>
            <w:del w:id="118" w:author="Li Jianfeng" w:date="2026-09-15T19:59:00Z" w16du:dateUtc="2026-09-15T11:59:00Z">
              <w:r w:rsidRPr="0078034F" w:rsidDel="00F67964">
                <w:rPr>
                  <w:b/>
                  <w:bCs/>
                  <w:sz w:val="20"/>
                  <w:szCs w:val="20"/>
                </w:rPr>
                <w:delText>Alternative at the decision layer</w:delText>
              </w:r>
            </w:del>
          </w:p>
        </w:tc>
        <w:tc>
          <w:tcPr>
            <w:tcW w:w="2311" w:type="dxa"/>
            <w:shd w:val="clear" w:color="auto" w:fill="D9D9D9" w:themeFill="background1" w:themeFillShade="D9"/>
            <w:tcPrChange w:id="119" w:author="Li Jianfeng" w:date="2026-09-15T19:59:00Z" w16du:dateUtc="2026-09-15T11:59:00Z">
              <w:tcPr>
                <w:tcW w:w="2508" w:type="dxa"/>
                <w:gridSpan w:val="2"/>
              </w:tcPr>
            </w:tcPrChange>
          </w:tcPr>
          <w:p w14:paraId="3BE4371F" w14:textId="71E2FA76" w:rsidR="007B619C" w:rsidRPr="0078034F" w:rsidRDefault="007B619C" w:rsidP="007B619C">
            <w:pPr>
              <w:spacing w:after="40"/>
              <w:rPr>
                <w:b/>
                <w:bCs/>
                <w:sz w:val="20"/>
                <w:szCs w:val="20"/>
                <w:rPrChange w:id="120" w:author="Li Jianfeng" w:date="2026-09-15T20:00:00Z" w16du:dateUtc="2026-09-15T12:00:00Z">
                  <w:rPr/>
                </w:rPrChange>
              </w:rPr>
            </w:pPr>
            <w:ins w:id="121" w:author="Li Jianfeng" w:date="2026-09-15T19:59:00Z" w16du:dateUtc="2026-09-15T11:59:00Z">
              <w:r w:rsidRPr="0078034F">
                <w:rPr>
                  <w:b/>
                  <w:bCs/>
                  <w:sz w:val="20"/>
                  <w:szCs w:val="20"/>
                  <w:rPrChange w:id="122" w:author="Li Jianfeng" w:date="2026-09-15T20:00:00Z" w16du:dateUtc="2026-09-15T12:00:00Z">
                    <w:rPr/>
                  </w:rPrChange>
                </w:rPr>
                <w:t>Current use</w:t>
              </w:r>
            </w:ins>
            <w:del w:id="123" w:author="Li Jianfeng" w:date="2026-09-15T19:59:00Z" w16du:dateUtc="2026-09-15T11:59:00Z">
              <w:r w:rsidRPr="0078034F" w:rsidDel="00F67964">
                <w:rPr>
                  <w:b/>
                  <w:bCs/>
                  <w:sz w:val="20"/>
                  <w:szCs w:val="20"/>
                </w:rPr>
                <w:delText>Where it is met today</w:delText>
              </w:r>
            </w:del>
          </w:p>
        </w:tc>
        <w:tc>
          <w:tcPr>
            <w:tcW w:w="1843" w:type="dxa"/>
            <w:shd w:val="clear" w:color="auto" w:fill="D9D9D9" w:themeFill="background1" w:themeFillShade="D9"/>
            <w:tcPrChange w:id="124" w:author="Li Jianfeng" w:date="2026-09-15T19:59:00Z" w16du:dateUtc="2026-09-15T11:59:00Z">
              <w:tcPr>
                <w:tcW w:w="1881" w:type="dxa"/>
                <w:gridSpan w:val="2"/>
              </w:tcPr>
            </w:tcPrChange>
          </w:tcPr>
          <w:p w14:paraId="3D2379CD" w14:textId="02AA72BF" w:rsidR="007B619C" w:rsidRPr="0078034F" w:rsidRDefault="007B619C" w:rsidP="007B619C">
            <w:pPr>
              <w:spacing w:after="40"/>
              <w:rPr>
                <w:b/>
                <w:bCs/>
                <w:sz w:val="20"/>
                <w:szCs w:val="20"/>
                <w:rPrChange w:id="125" w:author="Li Jianfeng" w:date="2026-09-15T20:00:00Z" w16du:dateUtc="2026-09-15T12:00:00Z">
                  <w:rPr/>
                </w:rPrChange>
              </w:rPr>
            </w:pPr>
            <w:ins w:id="126" w:author="Li Jianfeng" w:date="2026-09-15T19:59:00Z" w16du:dateUtc="2026-09-15T11:59:00Z">
              <w:r w:rsidRPr="0078034F">
                <w:rPr>
                  <w:b/>
                  <w:bCs/>
                  <w:sz w:val="20"/>
                  <w:szCs w:val="20"/>
                  <w:rPrChange w:id="127" w:author="Li Jianfeng" w:date="2026-09-15T20:00:00Z" w16du:dateUtc="2026-09-15T12:00:00Z">
                    <w:rPr/>
                  </w:rPrChange>
                </w:rPr>
                <w:t>Operating-point setting</w:t>
              </w:r>
            </w:ins>
            <w:del w:id="128" w:author="Li Jianfeng" w:date="2026-09-15T19:59:00Z" w16du:dateUtc="2026-09-15T11:59:00Z">
              <w:r w:rsidRPr="0078034F" w:rsidDel="00F67964">
                <w:rPr>
                  <w:b/>
                  <w:bCs/>
                  <w:sz w:val="20"/>
                  <w:szCs w:val="20"/>
                </w:rPr>
                <w:delText>How the operating point is set</w:delText>
              </w:r>
            </w:del>
          </w:p>
        </w:tc>
        <w:tc>
          <w:tcPr>
            <w:tcW w:w="1985" w:type="dxa"/>
            <w:shd w:val="clear" w:color="auto" w:fill="D9D9D9" w:themeFill="background1" w:themeFillShade="D9"/>
            <w:tcPrChange w:id="129" w:author="Li Jianfeng" w:date="2026-09-15T19:59:00Z" w16du:dateUtc="2026-09-15T11:59:00Z">
              <w:tcPr>
                <w:tcW w:w="2052" w:type="dxa"/>
                <w:gridSpan w:val="2"/>
              </w:tcPr>
            </w:tcPrChange>
          </w:tcPr>
          <w:p w14:paraId="150489A3" w14:textId="181AD34C" w:rsidR="007B619C" w:rsidRPr="0078034F" w:rsidRDefault="007B619C" w:rsidP="007B619C">
            <w:pPr>
              <w:spacing w:after="40"/>
              <w:rPr>
                <w:b/>
                <w:bCs/>
                <w:sz w:val="20"/>
                <w:szCs w:val="20"/>
                <w:rPrChange w:id="130" w:author="Li Jianfeng" w:date="2026-09-15T20:00:00Z" w16du:dateUtc="2026-09-15T12:00:00Z">
                  <w:rPr/>
                </w:rPrChange>
              </w:rPr>
            </w:pPr>
            <w:ins w:id="131" w:author="Li Jianfeng" w:date="2026-09-15T19:59:00Z" w16du:dateUtc="2026-09-15T11:59:00Z">
              <w:r w:rsidRPr="0078034F">
                <w:rPr>
                  <w:b/>
                  <w:bCs/>
                  <w:sz w:val="20"/>
                  <w:szCs w:val="20"/>
                  <w:rPrChange w:id="132" w:author="Li Jianfeng" w:date="2026-09-15T20:00:00Z" w16du:dateUtc="2026-09-15T12:00:00Z">
                    <w:rPr/>
                  </w:rPrChange>
                </w:rPr>
                <w:t>Remaining gap</w:t>
              </w:r>
            </w:ins>
            <w:del w:id="133" w:author="Li Jianfeng" w:date="2026-09-15T19:59:00Z" w16du:dateUtc="2026-09-15T11:59:00Z">
              <w:r w:rsidRPr="0078034F" w:rsidDel="00F67964">
                <w:rPr>
                  <w:b/>
                  <w:bCs/>
                  <w:sz w:val="20"/>
                  <w:szCs w:val="20"/>
                </w:rPr>
                <w:delText>What remains unsolved</w:delText>
              </w:r>
            </w:del>
          </w:p>
        </w:tc>
        <w:tc>
          <w:tcPr>
            <w:tcW w:w="1841" w:type="dxa"/>
            <w:shd w:val="clear" w:color="auto" w:fill="D9D9D9" w:themeFill="background1" w:themeFillShade="D9"/>
            <w:tcPrChange w:id="134" w:author="Li Jianfeng" w:date="2026-09-15T19:59:00Z" w16du:dateUtc="2026-09-15T11:59:00Z">
              <w:tcPr>
                <w:tcW w:w="1539" w:type="dxa"/>
              </w:tcPr>
            </w:tcPrChange>
          </w:tcPr>
          <w:p w14:paraId="6A20F5B9" w14:textId="305009CD" w:rsidR="007B619C" w:rsidRPr="0078034F" w:rsidRDefault="007B619C" w:rsidP="007B619C">
            <w:pPr>
              <w:spacing w:after="40"/>
              <w:rPr>
                <w:b/>
                <w:bCs/>
                <w:sz w:val="20"/>
                <w:szCs w:val="20"/>
                <w:rPrChange w:id="135" w:author="Li Jianfeng" w:date="2026-09-15T20:00:00Z" w16du:dateUtc="2026-09-15T12:00:00Z">
                  <w:rPr/>
                </w:rPrChange>
              </w:rPr>
            </w:pPr>
            <w:ins w:id="136" w:author="Li Jianfeng" w:date="2026-09-15T19:59:00Z" w16du:dateUtc="2026-09-15T11:59:00Z">
              <w:r w:rsidRPr="0078034F">
                <w:rPr>
                  <w:b/>
                  <w:bCs/>
                  <w:sz w:val="20"/>
                  <w:szCs w:val="20"/>
                  <w:rPrChange w:id="137" w:author="Li Jianfeng" w:date="2026-09-15T20:00:00Z" w16du:dateUtc="2026-09-15T12:00:00Z">
                    <w:rPr/>
                  </w:rPrChange>
                </w:rPr>
                <w:t>Retuning requirement</w:t>
              </w:r>
            </w:ins>
            <w:del w:id="138" w:author="Li Jianfeng" w:date="2026-09-15T19:59:00Z" w16du:dateUtc="2026-09-15T11:59:00Z">
              <w:r w:rsidRPr="0078034F" w:rsidDel="00F67964">
                <w:rPr>
                  <w:b/>
                  <w:bCs/>
                  <w:sz w:val="20"/>
                  <w:szCs w:val="20"/>
                </w:rPr>
                <w:delText>Cost of re-tuning</w:delText>
              </w:r>
            </w:del>
          </w:p>
        </w:tc>
      </w:tr>
      <w:tr w:rsidR="007B619C" w14:paraId="1AFE3BC5" w14:textId="77777777" w:rsidTr="00301CC7">
        <w:tc>
          <w:tcPr>
            <w:tcW w:w="1653" w:type="dxa"/>
            <w:tcPrChange w:id="139" w:author="Li Jianfeng" w:date="2026-09-15T19:59:00Z" w16du:dateUtc="2026-09-15T11:59:00Z">
              <w:tcPr>
                <w:tcW w:w="1653" w:type="dxa"/>
              </w:tcPr>
            </w:tcPrChange>
          </w:tcPr>
          <w:p w14:paraId="76281672" w14:textId="2B3ACA96" w:rsidR="007B619C" w:rsidRPr="0078034F" w:rsidRDefault="007B619C" w:rsidP="007B619C">
            <w:pPr>
              <w:spacing w:after="40"/>
              <w:rPr>
                <w:bCs/>
                <w:sz w:val="20"/>
                <w:szCs w:val="20"/>
                <w:rPrChange w:id="140" w:author="Li Jianfeng" w:date="2026-09-15T20:00:00Z" w16du:dateUtc="2026-09-15T12:00:00Z">
                  <w:rPr>
                    <w:bCs/>
                  </w:rPr>
                </w:rPrChange>
              </w:rPr>
            </w:pPr>
            <w:ins w:id="141" w:author="Li Jianfeng" w:date="2026-09-15T19:59:00Z" w16du:dateUtc="2026-09-15T11:59:00Z">
              <w:r w:rsidRPr="0078034F">
                <w:rPr>
                  <w:sz w:val="20"/>
                  <w:szCs w:val="20"/>
                  <w:rPrChange w:id="142" w:author="Li Jianfeng" w:date="2026-09-15T20:00:00Z" w16du:dateUtc="2026-09-15T12:00:00Z">
                    <w:rPr/>
                  </w:rPrChange>
                </w:rPr>
                <w:t>Fixed threshold or rules</w:t>
              </w:r>
            </w:ins>
            <w:del w:id="143" w:author="Li Jianfeng" w:date="2026-09-15T19:59:00Z" w16du:dateUtc="2026-09-15T11:59:00Z">
              <w:r w:rsidRPr="0078034F" w:rsidDel="00F67964">
                <w:rPr>
                  <w:bCs/>
                  <w:sz w:val="20"/>
                  <w:szCs w:val="20"/>
                  <w:rPrChange w:id="144" w:author="Li Jianfeng" w:date="2026-09-15T20:00:00Z" w16du:dateUtc="2026-09-15T12:00:00Z">
                    <w:rPr>
                      <w:b/>
                      <w:sz w:val="20"/>
                    </w:rPr>
                  </w:rPrChange>
                </w:rPr>
                <w:delText>Fixed threshold or rule set</w:delText>
              </w:r>
            </w:del>
          </w:p>
        </w:tc>
        <w:tc>
          <w:tcPr>
            <w:tcW w:w="2311" w:type="dxa"/>
            <w:tcPrChange w:id="145" w:author="Li Jianfeng" w:date="2026-09-15T19:59:00Z" w16du:dateUtc="2026-09-15T11:59:00Z">
              <w:tcPr>
                <w:tcW w:w="2508" w:type="dxa"/>
                <w:gridSpan w:val="2"/>
              </w:tcPr>
            </w:tcPrChange>
          </w:tcPr>
          <w:p w14:paraId="7AF20B72" w14:textId="3F845CA9" w:rsidR="007B619C" w:rsidRPr="0078034F" w:rsidRDefault="007B619C" w:rsidP="007B619C">
            <w:pPr>
              <w:spacing w:after="40"/>
              <w:rPr>
                <w:sz w:val="20"/>
                <w:szCs w:val="20"/>
                <w:rPrChange w:id="146" w:author="Li Jianfeng" w:date="2026-09-15T20:00:00Z" w16du:dateUtc="2026-09-15T12:00:00Z">
                  <w:rPr/>
                </w:rPrChange>
              </w:rPr>
            </w:pPr>
            <w:ins w:id="147" w:author="Li Jianfeng" w:date="2026-09-15T19:59:00Z" w16du:dateUtc="2026-09-15T11:59:00Z">
              <w:r w:rsidRPr="0078034F">
                <w:rPr>
                  <w:sz w:val="20"/>
                  <w:szCs w:val="20"/>
                  <w:rPrChange w:id="148" w:author="Li Jianfeng" w:date="2026-09-15T20:00:00Z" w16du:dateUtc="2026-09-15T12:00:00Z">
                    <w:rPr/>
                  </w:rPrChange>
                </w:rPr>
                <w:t>Event recorders, duty-cycled nodes, OEM boards and edge-AI kits</w:t>
              </w:r>
            </w:ins>
            <w:del w:id="149" w:author="Li Jianfeng" w:date="2026-09-15T19:55:00Z" w16du:dateUtc="2026-09-15T11:55:00Z">
              <w:r w:rsidRPr="0078034F" w:rsidDel="005F7B92">
                <w:rPr>
                  <w:sz w:val="20"/>
                  <w:szCs w:val="20"/>
                </w:rPr>
                <w:delText>Fixed-threshold recorders, duty-cycled nodes, event-triggered devices, OEM boards, edge-AI kits</w:delText>
              </w:r>
            </w:del>
          </w:p>
        </w:tc>
        <w:tc>
          <w:tcPr>
            <w:tcW w:w="1843" w:type="dxa"/>
            <w:tcPrChange w:id="150" w:author="Li Jianfeng" w:date="2026-09-15T19:59:00Z" w16du:dateUtc="2026-09-15T11:59:00Z">
              <w:tcPr>
                <w:tcW w:w="1881" w:type="dxa"/>
                <w:gridSpan w:val="2"/>
              </w:tcPr>
            </w:tcPrChange>
          </w:tcPr>
          <w:p w14:paraId="32AE1451" w14:textId="5D2FA7D4" w:rsidR="007B619C" w:rsidRPr="0078034F" w:rsidRDefault="007B619C" w:rsidP="007B619C">
            <w:pPr>
              <w:spacing w:after="40"/>
              <w:rPr>
                <w:sz w:val="20"/>
                <w:szCs w:val="20"/>
                <w:rPrChange w:id="151" w:author="Li Jianfeng" w:date="2026-09-15T20:00:00Z" w16du:dateUtc="2026-09-15T12:00:00Z">
                  <w:rPr/>
                </w:rPrChange>
              </w:rPr>
            </w:pPr>
            <w:ins w:id="152" w:author="Li Jianfeng" w:date="2026-09-15T19:59:00Z" w16du:dateUtc="2026-09-15T11:59:00Z">
              <w:r w:rsidRPr="0078034F">
                <w:rPr>
                  <w:sz w:val="20"/>
                  <w:szCs w:val="20"/>
                  <w:rPrChange w:id="153" w:author="Li Jianfeng" w:date="2026-09-15T20:00:00Z" w16du:dateUtc="2026-09-15T12:00:00Z">
                    <w:rPr/>
                  </w:rPrChange>
                </w:rPr>
                <w:t>Set manually at commissioning</w:t>
              </w:r>
            </w:ins>
            <w:del w:id="154" w:author="Li Jianfeng" w:date="2026-09-15T19:55:00Z" w16du:dateUtc="2026-09-15T11:55:00Z">
              <w:r w:rsidRPr="0078034F" w:rsidDel="009F1003">
                <w:rPr>
                  <w:sz w:val="20"/>
                  <w:szCs w:val="20"/>
                </w:rPr>
                <w:delText>Manually, at commissioning</w:delText>
              </w:r>
            </w:del>
          </w:p>
        </w:tc>
        <w:tc>
          <w:tcPr>
            <w:tcW w:w="1985" w:type="dxa"/>
            <w:tcPrChange w:id="155" w:author="Li Jianfeng" w:date="2026-09-15T19:59:00Z" w16du:dateUtc="2026-09-15T11:59:00Z">
              <w:tcPr>
                <w:tcW w:w="2052" w:type="dxa"/>
                <w:gridSpan w:val="2"/>
              </w:tcPr>
            </w:tcPrChange>
          </w:tcPr>
          <w:p w14:paraId="5B4E43A9" w14:textId="1009F481" w:rsidR="007B619C" w:rsidRPr="0078034F" w:rsidRDefault="007B619C" w:rsidP="007B619C">
            <w:pPr>
              <w:spacing w:after="40"/>
              <w:rPr>
                <w:sz w:val="20"/>
                <w:szCs w:val="20"/>
                <w:rPrChange w:id="156" w:author="Li Jianfeng" w:date="2026-09-15T20:00:00Z" w16du:dateUtc="2026-09-15T12:00:00Z">
                  <w:rPr/>
                </w:rPrChange>
              </w:rPr>
            </w:pPr>
            <w:ins w:id="157" w:author="Li Jianfeng" w:date="2026-09-15T19:59:00Z" w16du:dateUtc="2026-09-15T11:59:00Z">
              <w:r w:rsidRPr="0078034F">
                <w:rPr>
                  <w:sz w:val="20"/>
                  <w:szCs w:val="20"/>
                  <w:rPrChange w:id="158" w:author="Li Jianfeng" w:date="2026-09-15T20:00:00Z" w16du:dateUtc="2026-09-15T12:00:00Z">
                    <w:rPr/>
                  </w:rPrChange>
                </w:rPr>
                <w:t>Does not adapt to drift; missed events leave no record</w:t>
              </w:r>
            </w:ins>
            <w:del w:id="159" w:author="Li Jianfeng" w:date="2026-09-15T19:56:00Z" w16du:dateUtc="2026-09-15T11:56:00Z">
              <w:r w:rsidRPr="0078034F" w:rsidDel="009F1003">
                <w:rPr>
                  <w:sz w:val="20"/>
                  <w:szCs w:val="20"/>
                </w:rPr>
                <w:delText>Unchanged as conditions drift; missed events leave no record</w:delText>
              </w:r>
            </w:del>
          </w:p>
        </w:tc>
        <w:tc>
          <w:tcPr>
            <w:tcW w:w="1841" w:type="dxa"/>
            <w:tcPrChange w:id="160" w:author="Li Jianfeng" w:date="2026-09-15T19:59:00Z" w16du:dateUtc="2026-09-15T11:59:00Z">
              <w:tcPr>
                <w:tcW w:w="1539" w:type="dxa"/>
              </w:tcPr>
            </w:tcPrChange>
          </w:tcPr>
          <w:p w14:paraId="64869B3C" w14:textId="33FE15FC" w:rsidR="007B619C" w:rsidRPr="0078034F" w:rsidRDefault="007B619C" w:rsidP="007B619C">
            <w:pPr>
              <w:spacing w:after="40"/>
              <w:rPr>
                <w:sz w:val="20"/>
                <w:szCs w:val="20"/>
                <w:rPrChange w:id="161" w:author="Li Jianfeng" w:date="2026-09-15T20:00:00Z" w16du:dateUtc="2026-09-15T12:00:00Z">
                  <w:rPr/>
                </w:rPrChange>
              </w:rPr>
            </w:pPr>
            <w:ins w:id="162" w:author="Li Jianfeng" w:date="2026-09-15T19:59:00Z" w16du:dateUtc="2026-09-15T11:59:00Z">
              <w:r w:rsidRPr="0078034F">
                <w:rPr>
                  <w:sz w:val="20"/>
                  <w:szCs w:val="20"/>
                  <w:rPrChange w:id="163" w:author="Li Jianfeng" w:date="2026-09-15T20:00:00Z" w16du:dateUtc="2026-09-15T12:00:00Z">
                    <w:rPr/>
                  </w:rPrChange>
                </w:rPr>
                <w:t>Site visit and recommissioning</w:t>
              </w:r>
            </w:ins>
            <w:del w:id="164" w:author="Li Jianfeng" w:date="2026-09-15T19:59:00Z" w16du:dateUtc="2026-09-15T11:59:00Z">
              <w:r w:rsidRPr="0078034F" w:rsidDel="00F67964">
                <w:rPr>
                  <w:sz w:val="20"/>
                  <w:szCs w:val="20"/>
                </w:rPr>
                <w:delText>Site visit and re-commissioning</w:delText>
              </w:r>
            </w:del>
          </w:p>
        </w:tc>
      </w:tr>
      <w:tr w:rsidR="007B619C" w14:paraId="5993E9B8" w14:textId="77777777" w:rsidTr="00301CC7">
        <w:tc>
          <w:tcPr>
            <w:tcW w:w="1653" w:type="dxa"/>
            <w:tcPrChange w:id="165" w:author="Li Jianfeng" w:date="2026-09-15T19:59:00Z" w16du:dateUtc="2026-09-15T11:59:00Z">
              <w:tcPr>
                <w:tcW w:w="1653" w:type="dxa"/>
              </w:tcPr>
            </w:tcPrChange>
          </w:tcPr>
          <w:p w14:paraId="2647A86B" w14:textId="124DB355" w:rsidR="007B619C" w:rsidRPr="0078034F" w:rsidRDefault="007B619C" w:rsidP="007B619C">
            <w:pPr>
              <w:spacing w:after="40"/>
              <w:rPr>
                <w:bCs/>
                <w:sz w:val="20"/>
                <w:szCs w:val="20"/>
                <w:rPrChange w:id="166" w:author="Li Jianfeng" w:date="2026-09-15T20:00:00Z" w16du:dateUtc="2026-09-15T12:00:00Z">
                  <w:rPr>
                    <w:bCs/>
                  </w:rPr>
                </w:rPrChange>
              </w:rPr>
            </w:pPr>
            <w:ins w:id="167" w:author="Li Jianfeng" w:date="2026-09-15T19:59:00Z" w16du:dateUtc="2026-09-15T11:59:00Z">
              <w:r w:rsidRPr="0078034F">
                <w:rPr>
                  <w:sz w:val="20"/>
                  <w:szCs w:val="20"/>
                  <w:rPrChange w:id="168" w:author="Li Jianfeng" w:date="2026-09-15T20:00:00Z" w16du:dateUtc="2026-09-15T12:00:00Z">
                    <w:rPr/>
                  </w:rPrChange>
                </w:rPr>
                <w:t>Offline recalibration</w:t>
              </w:r>
            </w:ins>
            <w:del w:id="169" w:author="Li Jianfeng" w:date="2026-09-15T19:59:00Z" w16du:dateUtc="2026-09-15T11:59:00Z">
              <w:r w:rsidRPr="0078034F" w:rsidDel="00F67964">
                <w:rPr>
                  <w:bCs/>
                  <w:sz w:val="20"/>
                  <w:szCs w:val="20"/>
                  <w:rPrChange w:id="170" w:author="Li Jianfeng" w:date="2026-09-15T20:00:00Z" w16du:dateUtc="2026-09-15T12:00:00Z">
                    <w:rPr>
                      <w:b/>
                      <w:sz w:val="20"/>
                    </w:rPr>
                  </w:rPrChange>
                </w:rPr>
                <w:delText>Offline exhaustive or periodic re-calibration</w:delText>
              </w:r>
            </w:del>
          </w:p>
        </w:tc>
        <w:tc>
          <w:tcPr>
            <w:tcW w:w="2311" w:type="dxa"/>
            <w:tcPrChange w:id="171" w:author="Li Jianfeng" w:date="2026-09-15T19:59:00Z" w16du:dateUtc="2026-09-15T11:59:00Z">
              <w:tcPr>
                <w:tcW w:w="2508" w:type="dxa"/>
                <w:gridSpan w:val="2"/>
              </w:tcPr>
            </w:tcPrChange>
          </w:tcPr>
          <w:p w14:paraId="2614DF06" w14:textId="017D029E" w:rsidR="007B619C" w:rsidRPr="0078034F" w:rsidRDefault="007B619C" w:rsidP="007B619C">
            <w:pPr>
              <w:spacing w:after="40"/>
              <w:rPr>
                <w:sz w:val="20"/>
                <w:szCs w:val="20"/>
                <w:rPrChange w:id="172" w:author="Li Jianfeng" w:date="2026-09-15T20:00:00Z" w16du:dateUtc="2026-09-15T12:00:00Z">
                  <w:rPr/>
                </w:rPrChange>
              </w:rPr>
            </w:pPr>
            <w:ins w:id="173" w:author="Li Jianfeng" w:date="2026-09-15T19:59:00Z" w16du:dateUtc="2026-09-15T11:59:00Z">
              <w:r w:rsidRPr="0078034F">
                <w:rPr>
                  <w:sz w:val="20"/>
                  <w:szCs w:val="20"/>
                  <w:rPrChange w:id="174" w:author="Li Jianfeng" w:date="2026-09-15T20:00:00Z" w16du:dateUtc="2026-09-15T12:00:00Z">
                    <w:rPr/>
                  </w:rPrChange>
                </w:rPr>
                <w:t>Engineering analysis of recorded fleet data</w:t>
              </w:r>
            </w:ins>
            <w:del w:id="175" w:author="Li Jianfeng" w:date="2026-09-15T19:59:00Z" w16du:dateUtc="2026-09-15T11:59:00Z">
              <w:r w:rsidRPr="0078034F" w:rsidDel="00F67964">
                <w:rPr>
                  <w:sz w:val="20"/>
                  <w:szCs w:val="20"/>
                </w:rPr>
                <w:delText>Engineering services on recorded fleet data</w:delText>
              </w:r>
            </w:del>
          </w:p>
        </w:tc>
        <w:tc>
          <w:tcPr>
            <w:tcW w:w="1843" w:type="dxa"/>
            <w:tcPrChange w:id="176" w:author="Li Jianfeng" w:date="2026-09-15T19:59:00Z" w16du:dateUtc="2026-09-15T11:59:00Z">
              <w:tcPr>
                <w:tcW w:w="1881" w:type="dxa"/>
                <w:gridSpan w:val="2"/>
              </w:tcPr>
            </w:tcPrChange>
          </w:tcPr>
          <w:p w14:paraId="09BCADF8" w14:textId="4F62EAC6" w:rsidR="007B619C" w:rsidRPr="0078034F" w:rsidRDefault="007B619C" w:rsidP="007B619C">
            <w:pPr>
              <w:spacing w:after="40"/>
              <w:rPr>
                <w:sz w:val="20"/>
                <w:szCs w:val="20"/>
                <w:rPrChange w:id="177" w:author="Li Jianfeng" w:date="2026-09-15T20:00:00Z" w16du:dateUtc="2026-09-15T12:00:00Z">
                  <w:rPr/>
                </w:rPrChange>
              </w:rPr>
            </w:pPr>
            <w:ins w:id="178" w:author="Li Jianfeng" w:date="2026-09-15T19:59:00Z" w16du:dateUtc="2026-09-15T11:59:00Z">
              <w:r w:rsidRPr="0078034F">
                <w:rPr>
                  <w:sz w:val="20"/>
                  <w:szCs w:val="20"/>
                  <w:rPrChange w:id="179" w:author="Li Jianfeng" w:date="2026-09-15T20:00:00Z" w16du:dateUtc="2026-09-15T12:00:00Z">
                    <w:rPr/>
                  </w:rPrChange>
                </w:rPr>
                <w:t>Optimised offline at intervals</w:t>
              </w:r>
            </w:ins>
            <w:del w:id="180" w:author="Li Jianfeng" w:date="2026-09-15T19:59:00Z" w16du:dateUtc="2026-09-15T11:59:00Z">
              <w:r w:rsidRPr="0078034F" w:rsidDel="00F67964">
                <w:rPr>
                  <w:sz w:val="20"/>
                  <w:szCs w:val="20"/>
                </w:rPr>
                <w:delText>Searched offline over recorded data</w:delText>
              </w:r>
            </w:del>
          </w:p>
        </w:tc>
        <w:tc>
          <w:tcPr>
            <w:tcW w:w="1985" w:type="dxa"/>
            <w:tcPrChange w:id="181" w:author="Li Jianfeng" w:date="2026-09-15T19:59:00Z" w16du:dateUtc="2026-09-15T11:59:00Z">
              <w:tcPr>
                <w:tcW w:w="2052" w:type="dxa"/>
                <w:gridSpan w:val="2"/>
              </w:tcPr>
            </w:tcPrChange>
          </w:tcPr>
          <w:p w14:paraId="266AACD5" w14:textId="3CB35C19" w:rsidR="007B619C" w:rsidRPr="0078034F" w:rsidRDefault="007B619C" w:rsidP="007B619C">
            <w:pPr>
              <w:spacing w:after="40"/>
              <w:rPr>
                <w:sz w:val="20"/>
                <w:szCs w:val="20"/>
                <w:rPrChange w:id="182" w:author="Li Jianfeng" w:date="2026-09-15T20:00:00Z" w16du:dateUtc="2026-09-15T12:00:00Z">
                  <w:rPr/>
                </w:rPrChange>
              </w:rPr>
            </w:pPr>
            <w:ins w:id="183" w:author="Li Jianfeng" w:date="2026-09-15T19:59:00Z" w16du:dateUtc="2026-09-15T11:59:00Z">
              <w:r w:rsidRPr="0078034F">
                <w:rPr>
                  <w:sz w:val="20"/>
                  <w:szCs w:val="20"/>
                  <w:rPrChange w:id="184" w:author="Li Jianfeng" w:date="2026-09-15T20:00:00Z" w16du:dateUtc="2026-09-15T12:00:00Z">
                    <w:rPr/>
                  </w:rPrChange>
                </w:rPr>
                <w:t>Fixed between calibrations; misses require labelled data to assess</w:t>
              </w:r>
            </w:ins>
            <w:del w:id="185" w:author="Li Jianfeng" w:date="2026-09-15T19:59:00Z" w16du:dateUtc="2026-09-15T11:59:00Z">
              <w:r w:rsidRPr="0078034F" w:rsidDel="00F67964">
                <w:rPr>
                  <w:sz w:val="20"/>
                  <w:szCs w:val="20"/>
                </w:rPr>
                <w:delText>Fixed between calibrations; misses known only at the calibration instant</w:delText>
              </w:r>
            </w:del>
          </w:p>
        </w:tc>
        <w:tc>
          <w:tcPr>
            <w:tcW w:w="1841" w:type="dxa"/>
            <w:tcPrChange w:id="186" w:author="Li Jianfeng" w:date="2026-09-15T19:59:00Z" w16du:dateUtc="2026-09-15T11:59:00Z">
              <w:tcPr>
                <w:tcW w:w="1539" w:type="dxa"/>
              </w:tcPr>
            </w:tcPrChange>
          </w:tcPr>
          <w:p w14:paraId="65752185" w14:textId="1C8CBA2C" w:rsidR="007B619C" w:rsidRPr="0078034F" w:rsidRDefault="007B619C" w:rsidP="007B619C">
            <w:pPr>
              <w:spacing w:after="40"/>
              <w:rPr>
                <w:sz w:val="20"/>
                <w:szCs w:val="20"/>
                <w:rPrChange w:id="187" w:author="Li Jianfeng" w:date="2026-09-15T20:00:00Z" w16du:dateUtc="2026-09-15T12:00:00Z">
                  <w:rPr/>
                </w:rPrChange>
              </w:rPr>
            </w:pPr>
            <w:ins w:id="188" w:author="Li Jianfeng" w:date="2026-09-15T19:59:00Z" w16du:dateUtc="2026-09-15T11:59:00Z">
              <w:r w:rsidRPr="0078034F">
                <w:rPr>
                  <w:sz w:val="20"/>
                  <w:szCs w:val="20"/>
                  <w:rPrChange w:id="189" w:author="Li Jianfeng" w:date="2026-09-15T20:00:00Z" w16du:dateUtc="2026-09-15T12:00:00Z">
                    <w:rPr/>
                  </w:rPrChange>
                </w:rPr>
                <w:t>Data transfer and engineering time</w:t>
              </w:r>
            </w:ins>
            <w:del w:id="190" w:author="Li Jianfeng" w:date="2026-09-15T19:59:00Z" w16du:dateUtc="2026-09-15T11:59:00Z">
              <w:r w:rsidRPr="0078034F" w:rsidDel="00F67964">
                <w:rPr>
                  <w:sz w:val="20"/>
                  <w:szCs w:val="20"/>
                </w:rPr>
                <w:delText>Data upload and engineering time</w:delText>
              </w:r>
            </w:del>
          </w:p>
        </w:tc>
      </w:tr>
      <w:tr w:rsidR="007B619C" w14:paraId="68C81486" w14:textId="77777777" w:rsidTr="00301CC7">
        <w:tc>
          <w:tcPr>
            <w:tcW w:w="1653" w:type="dxa"/>
            <w:tcPrChange w:id="191" w:author="Li Jianfeng" w:date="2026-09-15T19:59:00Z" w16du:dateUtc="2026-09-15T11:59:00Z">
              <w:tcPr>
                <w:tcW w:w="1653" w:type="dxa"/>
              </w:tcPr>
            </w:tcPrChange>
          </w:tcPr>
          <w:p w14:paraId="1A7A2218" w14:textId="63779085" w:rsidR="007B619C" w:rsidRPr="0078034F" w:rsidRDefault="007B619C" w:rsidP="007B619C">
            <w:pPr>
              <w:spacing w:after="40"/>
              <w:rPr>
                <w:bCs/>
                <w:sz w:val="20"/>
                <w:szCs w:val="20"/>
                <w:rPrChange w:id="192" w:author="Li Jianfeng" w:date="2026-09-15T20:00:00Z" w16du:dateUtc="2026-09-15T12:00:00Z">
                  <w:rPr>
                    <w:bCs/>
                  </w:rPr>
                </w:rPrChange>
              </w:rPr>
            </w:pPr>
            <w:ins w:id="193" w:author="Li Jianfeng" w:date="2026-09-15T19:59:00Z" w16du:dateUtc="2026-09-15T11:59:00Z">
              <w:r w:rsidRPr="0078034F">
                <w:rPr>
                  <w:sz w:val="20"/>
                  <w:szCs w:val="20"/>
                  <w:rPrChange w:id="194" w:author="Li Jianfeng" w:date="2026-09-15T20:00:00Z" w16du:dateUtc="2026-09-15T12:00:00Z">
                    <w:rPr/>
                  </w:rPrChange>
                </w:rPr>
                <w:t>Static threshold on anomaly score</w:t>
              </w:r>
            </w:ins>
            <w:del w:id="195" w:author="Li Jianfeng" w:date="2026-09-15T19:59:00Z" w16du:dateUtc="2026-09-15T11:59:00Z">
              <w:r w:rsidRPr="0078034F" w:rsidDel="00F67964">
                <w:rPr>
                  <w:bCs/>
                  <w:sz w:val="20"/>
                  <w:szCs w:val="20"/>
                  <w:rPrChange w:id="196" w:author="Li Jianfeng" w:date="2026-09-15T20:00:00Z" w16du:dateUtc="2026-09-15T12:00:00Z">
                    <w:rPr>
                      <w:b/>
                      <w:sz w:val="20"/>
                    </w:rPr>
                  </w:rPrChange>
                </w:rPr>
                <w:delText>Continuous anomaly scoring with a static threshold</w:delText>
              </w:r>
            </w:del>
          </w:p>
        </w:tc>
        <w:tc>
          <w:tcPr>
            <w:tcW w:w="2311" w:type="dxa"/>
            <w:tcPrChange w:id="197" w:author="Li Jianfeng" w:date="2026-09-15T19:59:00Z" w16du:dateUtc="2026-09-15T11:59:00Z">
              <w:tcPr>
                <w:tcW w:w="2508" w:type="dxa"/>
                <w:gridSpan w:val="2"/>
              </w:tcPr>
            </w:tcPrChange>
          </w:tcPr>
          <w:p w14:paraId="5A7ABBEC" w14:textId="2664D3F5" w:rsidR="007B619C" w:rsidRPr="0078034F" w:rsidRDefault="007B619C" w:rsidP="007B619C">
            <w:pPr>
              <w:spacing w:after="40"/>
              <w:rPr>
                <w:sz w:val="20"/>
                <w:szCs w:val="20"/>
                <w:rPrChange w:id="198" w:author="Li Jianfeng" w:date="2026-09-15T20:00:00Z" w16du:dateUtc="2026-09-15T12:00:00Z">
                  <w:rPr/>
                </w:rPrChange>
              </w:rPr>
            </w:pPr>
            <w:ins w:id="199" w:author="Li Jianfeng" w:date="2026-09-15T19:59:00Z" w16du:dateUtc="2026-09-15T11:59:00Z">
              <w:r w:rsidRPr="0078034F">
                <w:rPr>
                  <w:sz w:val="20"/>
                  <w:szCs w:val="20"/>
                  <w:rPrChange w:id="200" w:author="Li Jianfeng" w:date="2026-09-15T20:00:00Z" w16du:dateUtc="2026-09-15T12:00:00Z">
                    <w:rPr/>
                  </w:rPrChange>
                </w:rPr>
                <w:t>BMS and industrial platforms; vendor AI tools</w:t>
              </w:r>
            </w:ins>
            <w:del w:id="201" w:author="Li Jianfeng" w:date="2026-09-15T19:59:00Z" w16du:dateUtc="2026-09-15T11:59:00Z">
              <w:r w:rsidRPr="0078034F" w:rsidDel="00F67964">
                <w:rPr>
                  <w:sz w:val="20"/>
                  <w:szCs w:val="20"/>
                </w:rPr>
                <w:delText>Building and industrial platform analytics; third-party AI anomaly components (Honeywell, Siemens Industrial Edge, ABB, Schneider Electric)</w:delText>
              </w:r>
            </w:del>
          </w:p>
        </w:tc>
        <w:tc>
          <w:tcPr>
            <w:tcW w:w="1843" w:type="dxa"/>
            <w:tcPrChange w:id="202" w:author="Li Jianfeng" w:date="2026-09-15T19:59:00Z" w16du:dateUtc="2026-09-15T11:59:00Z">
              <w:tcPr>
                <w:tcW w:w="1881" w:type="dxa"/>
                <w:gridSpan w:val="2"/>
              </w:tcPr>
            </w:tcPrChange>
          </w:tcPr>
          <w:p w14:paraId="31883855" w14:textId="5729460A" w:rsidR="007B619C" w:rsidRPr="0078034F" w:rsidRDefault="007B619C" w:rsidP="007B619C">
            <w:pPr>
              <w:spacing w:after="40"/>
              <w:rPr>
                <w:sz w:val="20"/>
                <w:szCs w:val="20"/>
                <w:rPrChange w:id="203" w:author="Li Jianfeng" w:date="2026-09-15T20:00:00Z" w16du:dateUtc="2026-09-15T12:00:00Z">
                  <w:rPr/>
                </w:rPrChange>
              </w:rPr>
            </w:pPr>
            <w:ins w:id="204" w:author="Li Jianfeng" w:date="2026-09-15T19:59:00Z" w16du:dateUtc="2026-09-15T11:59:00Z">
              <w:r w:rsidRPr="0078034F">
                <w:rPr>
                  <w:sz w:val="20"/>
                  <w:szCs w:val="20"/>
                  <w:rPrChange w:id="205" w:author="Li Jianfeng" w:date="2026-09-15T20:00:00Z" w16du:dateUtc="2026-09-15T12:00:00Z">
                    <w:rPr/>
                  </w:rPrChange>
                </w:rPr>
                <w:t>Model outputs a score; threshold set manually</w:t>
              </w:r>
            </w:ins>
            <w:del w:id="206" w:author="Li Jianfeng" w:date="2026-09-15T19:59:00Z" w16du:dateUtc="2026-09-15T11:59:00Z">
              <w:r w:rsidRPr="0078034F" w:rsidDel="00F67964">
                <w:rPr>
                  <w:sz w:val="20"/>
                  <w:szCs w:val="20"/>
                </w:rPr>
                <w:delText>Model supplies a score; threshold set by hand</w:delText>
              </w:r>
            </w:del>
          </w:p>
        </w:tc>
        <w:tc>
          <w:tcPr>
            <w:tcW w:w="1985" w:type="dxa"/>
            <w:tcPrChange w:id="207" w:author="Li Jianfeng" w:date="2026-09-15T19:59:00Z" w16du:dateUtc="2026-09-15T11:59:00Z">
              <w:tcPr>
                <w:tcW w:w="2052" w:type="dxa"/>
                <w:gridSpan w:val="2"/>
              </w:tcPr>
            </w:tcPrChange>
          </w:tcPr>
          <w:p w14:paraId="51E5E86C" w14:textId="3489E8A5" w:rsidR="007B619C" w:rsidRPr="0078034F" w:rsidRDefault="007B619C" w:rsidP="007B619C">
            <w:pPr>
              <w:spacing w:after="40"/>
              <w:rPr>
                <w:sz w:val="20"/>
                <w:szCs w:val="20"/>
                <w:rPrChange w:id="208" w:author="Li Jianfeng" w:date="2026-09-15T20:00:00Z" w16du:dateUtc="2026-09-15T12:00:00Z">
                  <w:rPr/>
                </w:rPrChange>
              </w:rPr>
            </w:pPr>
            <w:ins w:id="209" w:author="Li Jianfeng" w:date="2026-09-15T19:59:00Z" w16du:dateUtc="2026-09-15T11:59:00Z">
              <w:r w:rsidRPr="0078034F">
                <w:rPr>
                  <w:sz w:val="20"/>
                  <w:szCs w:val="20"/>
                  <w:rPrChange w:id="210" w:author="Li Jianfeng" w:date="2026-09-15T20:00:00Z" w16du:dateUtc="2026-09-15T12:00:00Z">
                    <w:rPr/>
                  </w:rPrChange>
                </w:rPr>
                <w:t>Score distributions drift; false alarms and misses are not quantified</w:t>
              </w:r>
            </w:ins>
            <w:del w:id="211" w:author="Li Jianfeng" w:date="2026-09-15T19:59:00Z" w16du:dateUtc="2026-09-15T11:59:00Z">
              <w:r w:rsidRPr="0078034F" w:rsidDel="00F67964">
                <w:rPr>
                  <w:sz w:val="20"/>
                  <w:szCs w:val="20"/>
                </w:rPr>
                <w:delText>Score distribution drifts while the threshold does not; alarm volume drifts across regimes; misses not quantified</w:delText>
              </w:r>
            </w:del>
          </w:p>
        </w:tc>
        <w:tc>
          <w:tcPr>
            <w:tcW w:w="1841" w:type="dxa"/>
            <w:tcPrChange w:id="212" w:author="Li Jianfeng" w:date="2026-09-15T19:59:00Z" w16du:dateUtc="2026-09-15T11:59:00Z">
              <w:tcPr>
                <w:tcW w:w="1539" w:type="dxa"/>
              </w:tcPr>
            </w:tcPrChange>
          </w:tcPr>
          <w:p w14:paraId="7C126560" w14:textId="329FEB6F" w:rsidR="007B619C" w:rsidRPr="0078034F" w:rsidRDefault="007B619C" w:rsidP="007B619C">
            <w:pPr>
              <w:spacing w:after="40"/>
              <w:rPr>
                <w:sz w:val="20"/>
                <w:szCs w:val="20"/>
                <w:rPrChange w:id="213" w:author="Li Jianfeng" w:date="2026-09-15T20:00:00Z" w16du:dateUtc="2026-09-15T12:00:00Z">
                  <w:rPr/>
                </w:rPrChange>
              </w:rPr>
            </w:pPr>
            <w:ins w:id="214" w:author="Li Jianfeng" w:date="2026-09-15T19:59:00Z" w16du:dateUtc="2026-09-15T11:59:00Z">
              <w:r w:rsidRPr="0078034F">
                <w:rPr>
                  <w:sz w:val="20"/>
                  <w:szCs w:val="20"/>
                  <w:rPrChange w:id="215" w:author="Li Jianfeng" w:date="2026-09-15T20:00:00Z" w16du:dateUtc="2026-09-15T12:00:00Z">
                    <w:rPr/>
                  </w:rPrChange>
                </w:rPr>
                <w:t>Retraining or manual threshold adjustment</w:t>
              </w:r>
            </w:ins>
            <w:del w:id="216" w:author="Li Jianfeng" w:date="2026-09-15T19:59:00Z" w16du:dateUtc="2026-09-15T11:59:00Z">
              <w:r w:rsidRPr="0078034F" w:rsidDel="00F67964">
                <w:rPr>
                  <w:sz w:val="20"/>
                  <w:szCs w:val="20"/>
                </w:rPr>
                <w:delText>Retraining or manual threshold revision</w:delText>
              </w:r>
            </w:del>
          </w:p>
        </w:tc>
      </w:tr>
      <w:tr w:rsidR="007B619C" w14:paraId="00F40209" w14:textId="77777777" w:rsidTr="00301CC7">
        <w:tc>
          <w:tcPr>
            <w:tcW w:w="1653" w:type="dxa"/>
            <w:tcPrChange w:id="217" w:author="Li Jianfeng" w:date="2026-09-15T19:59:00Z" w16du:dateUtc="2026-09-15T11:59:00Z">
              <w:tcPr>
                <w:tcW w:w="1653" w:type="dxa"/>
              </w:tcPr>
            </w:tcPrChange>
          </w:tcPr>
          <w:p w14:paraId="5EC8543C" w14:textId="7A67EA1E" w:rsidR="007B619C" w:rsidRPr="0078034F" w:rsidRDefault="007B619C" w:rsidP="007B619C">
            <w:pPr>
              <w:spacing w:after="40"/>
              <w:rPr>
                <w:bCs/>
                <w:sz w:val="20"/>
                <w:szCs w:val="20"/>
                <w:rPrChange w:id="218" w:author="Li Jianfeng" w:date="2026-09-15T20:00:00Z" w16du:dateUtc="2026-09-15T12:00:00Z">
                  <w:rPr>
                    <w:bCs/>
                  </w:rPr>
                </w:rPrChange>
              </w:rPr>
            </w:pPr>
            <w:ins w:id="219" w:author="Li Jianfeng" w:date="2026-09-15T19:59:00Z" w16du:dateUtc="2026-09-15T11:59:00Z">
              <w:r w:rsidRPr="0078034F">
                <w:rPr>
                  <w:sz w:val="20"/>
                  <w:szCs w:val="20"/>
                  <w:rPrChange w:id="220" w:author="Li Jianfeng" w:date="2026-09-15T20:00:00Z" w16du:dateUtc="2026-09-15T12:00:00Z">
                    <w:rPr/>
                  </w:rPrChange>
                </w:rPr>
                <w:t>Cloud-side adaptive policy</w:t>
              </w:r>
            </w:ins>
            <w:del w:id="221" w:author="Li Jianfeng" w:date="2026-09-15T19:59:00Z" w16du:dateUtc="2026-09-15T11:59:00Z">
              <w:r w:rsidRPr="0078034F" w:rsidDel="00F67964">
                <w:rPr>
                  <w:bCs/>
                  <w:sz w:val="20"/>
                  <w:szCs w:val="20"/>
                  <w:rPrChange w:id="222" w:author="Li Jianfeng" w:date="2026-09-15T20:00:00Z" w16du:dateUtc="2026-09-15T12:00:00Z">
                    <w:rPr>
                      <w:b/>
                      <w:sz w:val="20"/>
                    </w:rPr>
                  </w:rPrChange>
                </w:rPr>
                <w:delText>Cloud-side adaptive policy</w:delText>
              </w:r>
            </w:del>
          </w:p>
        </w:tc>
        <w:tc>
          <w:tcPr>
            <w:tcW w:w="2311" w:type="dxa"/>
            <w:tcPrChange w:id="223" w:author="Li Jianfeng" w:date="2026-09-15T19:59:00Z" w16du:dateUtc="2026-09-15T11:59:00Z">
              <w:tcPr>
                <w:tcW w:w="2508" w:type="dxa"/>
                <w:gridSpan w:val="2"/>
              </w:tcPr>
            </w:tcPrChange>
          </w:tcPr>
          <w:p w14:paraId="46546FCB" w14:textId="6FA7B655" w:rsidR="007B619C" w:rsidRPr="0078034F" w:rsidRDefault="007B619C" w:rsidP="007B619C">
            <w:pPr>
              <w:spacing w:after="40"/>
              <w:rPr>
                <w:sz w:val="20"/>
                <w:szCs w:val="20"/>
                <w:rPrChange w:id="224" w:author="Li Jianfeng" w:date="2026-09-15T20:00:00Z" w16du:dateUtc="2026-09-15T12:00:00Z">
                  <w:rPr/>
                </w:rPrChange>
              </w:rPr>
            </w:pPr>
            <w:ins w:id="225" w:author="Li Jianfeng" w:date="2026-09-15T19:59:00Z" w16du:dateUtc="2026-09-15T11:59:00Z">
              <w:r w:rsidRPr="0078034F">
                <w:rPr>
                  <w:sz w:val="20"/>
                  <w:szCs w:val="20"/>
                  <w:rPrChange w:id="226" w:author="Li Jianfeng" w:date="2026-09-15T20:00:00Z" w16du:dateUtc="2026-09-15T12:00:00Z">
                    <w:rPr/>
                  </w:rPrChange>
                </w:rPr>
                <w:t>Fleet monitoring and remote-diagnostics services</w:t>
              </w:r>
            </w:ins>
            <w:del w:id="227" w:author="Li Jianfeng" w:date="2026-09-15T19:58:00Z" w16du:dateUtc="2026-09-15T11:58:00Z">
              <w:r w:rsidRPr="0078034F" w:rsidDel="00314849">
                <w:rPr>
                  <w:sz w:val="20"/>
                  <w:szCs w:val="20"/>
                </w:rPr>
                <w:delText>Connected fleet-management and remote-diagnostics services</w:delText>
              </w:r>
            </w:del>
          </w:p>
        </w:tc>
        <w:tc>
          <w:tcPr>
            <w:tcW w:w="1843" w:type="dxa"/>
            <w:tcPrChange w:id="228" w:author="Li Jianfeng" w:date="2026-09-15T19:59:00Z" w16du:dateUtc="2026-09-15T11:59:00Z">
              <w:tcPr>
                <w:tcW w:w="1881" w:type="dxa"/>
                <w:gridSpan w:val="2"/>
              </w:tcPr>
            </w:tcPrChange>
          </w:tcPr>
          <w:p w14:paraId="30518B19" w14:textId="08D1A56B" w:rsidR="007B619C" w:rsidRPr="0078034F" w:rsidRDefault="007B619C" w:rsidP="007B619C">
            <w:pPr>
              <w:spacing w:after="40"/>
              <w:rPr>
                <w:sz w:val="20"/>
                <w:szCs w:val="20"/>
                <w:rPrChange w:id="229" w:author="Li Jianfeng" w:date="2026-09-15T20:00:00Z" w16du:dateUtc="2026-09-15T12:00:00Z">
                  <w:rPr/>
                </w:rPrChange>
              </w:rPr>
            </w:pPr>
            <w:ins w:id="230" w:author="Li Jianfeng" w:date="2026-09-15T19:59:00Z" w16du:dateUtc="2026-09-15T11:59:00Z">
              <w:r w:rsidRPr="0078034F">
                <w:rPr>
                  <w:sz w:val="20"/>
                  <w:szCs w:val="20"/>
                  <w:rPrChange w:id="231" w:author="Li Jianfeng" w:date="2026-09-15T20:00:00Z" w16du:dateUtc="2026-09-15T12:00:00Z">
                    <w:rPr/>
                  </w:rPrChange>
                </w:rPr>
                <w:t>Updated centrally using returned data</w:t>
              </w:r>
            </w:ins>
            <w:del w:id="232" w:author="Li Jianfeng" w:date="2026-09-15T19:59:00Z" w16du:dateUtc="2026-09-15T11:59:00Z">
              <w:r w:rsidRPr="0078034F" w:rsidDel="00F67964">
                <w:rPr>
                  <w:sz w:val="20"/>
                  <w:szCs w:val="20"/>
                </w:rPr>
                <w:delText>Updated centrally from returned data</w:delText>
              </w:r>
            </w:del>
          </w:p>
        </w:tc>
        <w:tc>
          <w:tcPr>
            <w:tcW w:w="1985" w:type="dxa"/>
            <w:tcPrChange w:id="233" w:author="Li Jianfeng" w:date="2026-09-15T19:59:00Z" w16du:dateUtc="2026-09-15T11:59:00Z">
              <w:tcPr>
                <w:tcW w:w="2052" w:type="dxa"/>
                <w:gridSpan w:val="2"/>
              </w:tcPr>
            </w:tcPrChange>
          </w:tcPr>
          <w:p w14:paraId="43521B71" w14:textId="0696243E" w:rsidR="007B619C" w:rsidRPr="0078034F" w:rsidRDefault="007B619C" w:rsidP="007B619C">
            <w:pPr>
              <w:spacing w:after="40"/>
              <w:rPr>
                <w:sz w:val="20"/>
                <w:szCs w:val="20"/>
                <w:rPrChange w:id="234" w:author="Li Jianfeng" w:date="2026-09-15T20:00:00Z" w16du:dateUtc="2026-09-15T12:00:00Z">
                  <w:rPr/>
                </w:rPrChange>
              </w:rPr>
            </w:pPr>
            <w:ins w:id="235" w:author="Li Jianfeng" w:date="2026-09-15T19:59:00Z" w16du:dateUtc="2026-09-15T11:59:00Z">
              <w:r w:rsidRPr="0078034F">
                <w:rPr>
                  <w:sz w:val="20"/>
                  <w:szCs w:val="20"/>
                  <w:rPrChange w:id="236" w:author="Li Jianfeng" w:date="2026-09-15T20:00:00Z" w16du:dateUtc="2026-09-15T12:00:00Z">
                    <w:rPr/>
                  </w:rPrChange>
                </w:rPr>
                <w:t>Requires connectivity and outcome feedback; misses otherwise remain unknown</w:t>
              </w:r>
            </w:ins>
            <w:del w:id="237" w:author="Li Jianfeng" w:date="2026-09-15T19:59:00Z" w16du:dateUtc="2026-09-15T11:59:00Z">
              <w:r w:rsidRPr="0078034F" w:rsidDel="00F67964">
                <w:rPr>
                  <w:sz w:val="20"/>
                  <w:szCs w:val="20"/>
                </w:rPr>
                <w:delText>Adapts only with connectivity; knowledge of misses depends on outcomes reported back</w:delText>
              </w:r>
            </w:del>
          </w:p>
        </w:tc>
        <w:tc>
          <w:tcPr>
            <w:tcW w:w="1841" w:type="dxa"/>
            <w:tcPrChange w:id="238" w:author="Li Jianfeng" w:date="2026-09-15T19:59:00Z" w16du:dateUtc="2026-09-15T11:59:00Z">
              <w:tcPr>
                <w:tcW w:w="1539" w:type="dxa"/>
              </w:tcPr>
            </w:tcPrChange>
          </w:tcPr>
          <w:p w14:paraId="3FF3A454" w14:textId="14573125" w:rsidR="007B619C" w:rsidRPr="0078034F" w:rsidRDefault="007B619C" w:rsidP="007B619C">
            <w:pPr>
              <w:spacing w:after="40"/>
              <w:rPr>
                <w:sz w:val="20"/>
                <w:szCs w:val="20"/>
                <w:rPrChange w:id="239" w:author="Li Jianfeng" w:date="2026-09-15T20:00:00Z" w16du:dateUtc="2026-09-15T12:00:00Z">
                  <w:rPr/>
                </w:rPrChange>
              </w:rPr>
            </w:pPr>
            <w:ins w:id="240" w:author="Li Jianfeng" w:date="2026-09-15T19:59:00Z" w16du:dateUtc="2026-09-15T11:59:00Z">
              <w:r w:rsidRPr="0078034F">
                <w:rPr>
                  <w:sz w:val="20"/>
                  <w:szCs w:val="20"/>
                  <w:rPrChange w:id="241" w:author="Li Jianfeng" w:date="2026-09-15T20:00:00Z" w16du:dateUtc="2026-09-15T12:00:00Z">
                    <w:rPr/>
                  </w:rPrChange>
                </w:rPr>
                <w:t>Connectivity and data transfer</w:t>
              </w:r>
            </w:ins>
            <w:del w:id="242" w:author="Li Jianfeng" w:date="2026-09-15T19:59:00Z" w16du:dateUtc="2026-09-15T11:59:00Z">
              <w:r w:rsidRPr="0078034F" w:rsidDel="00F67964">
                <w:rPr>
                  <w:sz w:val="20"/>
                  <w:szCs w:val="20"/>
                </w:rPr>
                <w:delText>Connectivity and data egress</w:delText>
              </w:r>
            </w:del>
          </w:p>
        </w:tc>
      </w:tr>
      <w:tr w:rsidR="007B619C" w14:paraId="585A6C6A" w14:textId="77777777" w:rsidTr="00301CC7">
        <w:tc>
          <w:tcPr>
            <w:tcW w:w="1653" w:type="dxa"/>
            <w:tcPrChange w:id="243" w:author="Li Jianfeng" w:date="2026-09-15T19:59:00Z" w16du:dateUtc="2026-09-15T11:59:00Z">
              <w:tcPr>
                <w:tcW w:w="1653" w:type="dxa"/>
              </w:tcPr>
            </w:tcPrChange>
          </w:tcPr>
          <w:p w14:paraId="2BFECCBE" w14:textId="0B9E93F2" w:rsidR="007B619C" w:rsidRPr="0078034F" w:rsidRDefault="007B619C" w:rsidP="007B619C">
            <w:pPr>
              <w:spacing w:after="40"/>
              <w:rPr>
                <w:bCs/>
                <w:sz w:val="20"/>
                <w:szCs w:val="20"/>
                <w:rPrChange w:id="244" w:author="Li Jianfeng" w:date="2026-09-15T20:00:00Z" w16du:dateUtc="2026-09-15T12:00:00Z">
                  <w:rPr>
                    <w:bCs/>
                  </w:rPr>
                </w:rPrChange>
              </w:rPr>
            </w:pPr>
            <w:ins w:id="245" w:author="Li Jianfeng" w:date="2026-09-15T19:59:00Z" w16du:dateUtc="2026-09-15T11:59:00Z">
              <w:r w:rsidRPr="0078034F">
                <w:rPr>
                  <w:sz w:val="20"/>
                  <w:szCs w:val="20"/>
                  <w:rPrChange w:id="246" w:author="Li Jianfeng" w:date="2026-09-15T20:00:00Z" w16du:dateUtc="2026-09-15T12:00:00Z">
                    <w:rPr/>
                  </w:rPrChange>
                </w:rPr>
                <w:t>Classified-event detector</w:t>
              </w:r>
            </w:ins>
            <w:del w:id="247" w:author="Li Jianfeng" w:date="2026-09-15T19:59:00Z" w16du:dateUtc="2026-09-15T11:59:00Z">
              <w:r w:rsidRPr="0078034F" w:rsidDel="00F67964">
                <w:rPr>
                  <w:bCs/>
                  <w:sz w:val="20"/>
                  <w:szCs w:val="20"/>
                  <w:rPrChange w:id="248" w:author="Li Jianfeng" w:date="2026-09-15T20:00:00Z" w16du:dateUtc="2026-09-15T12:00:00Z">
                    <w:rPr>
                      <w:b/>
                      <w:sz w:val="20"/>
                    </w:rPr>
                  </w:rPrChange>
                </w:rPr>
                <w:delText>Detector emitting classified events</w:delText>
              </w:r>
            </w:del>
          </w:p>
        </w:tc>
        <w:tc>
          <w:tcPr>
            <w:tcW w:w="2311" w:type="dxa"/>
            <w:tcPrChange w:id="249" w:author="Li Jianfeng" w:date="2026-09-15T19:59:00Z" w16du:dateUtc="2026-09-15T11:59:00Z">
              <w:tcPr>
                <w:tcW w:w="2508" w:type="dxa"/>
                <w:gridSpan w:val="2"/>
              </w:tcPr>
            </w:tcPrChange>
          </w:tcPr>
          <w:p w14:paraId="690154B6" w14:textId="1EDFFC47" w:rsidR="007B619C" w:rsidRPr="0078034F" w:rsidRDefault="007B619C" w:rsidP="007B619C">
            <w:pPr>
              <w:spacing w:after="40"/>
              <w:rPr>
                <w:sz w:val="20"/>
                <w:szCs w:val="20"/>
                <w:rPrChange w:id="250" w:author="Li Jianfeng" w:date="2026-09-15T20:00:00Z" w16du:dateUtc="2026-09-15T12:00:00Z">
                  <w:rPr/>
                </w:rPrChange>
              </w:rPr>
            </w:pPr>
            <w:ins w:id="251" w:author="Li Jianfeng" w:date="2026-09-15T19:59:00Z" w16du:dateUtc="2026-09-15T11:59:00Z">
              <w:r w:rsidRPr="0078034F">
                <w:rPr>
                  <w:sz w:val="20"/>
                  <w:szCs w:val="20"/>
                  <w:rPrChange w:id="252" w:author="Li Jianfeng" w:date="2026-09-15T20:00:00Z" w16du:dateUtc="2026-09-15T12:00:00Z">
                    <w:rPr/>
                  </w:rPrChange>
                </w:rPr>
                <w:t>OEM models embedded in devices or platforms</w:t>
              </w:r>
            </w:ins>
            <w:del w:id="253" w:author="Li Jianfeng" w:date="2026-09-15T19:59:00Z" w16du:dateUtc="2026-09-15T11:59:00Z">
              <w:r w:rsidRPr="0078034F" w:rsidDel="00F67964">
                <w:rPr>
                  <w:sz w:val="20"/>
                  <w:szCs w:val="20"/>
                </w:rPr>
                <w:delText>Vendor and OEM models embedded in devices or platforms</w:delText>
              </w:r>
            </w:del>
          </w:p>
        </w:tc>
        <w:tc>
          <w:tcPr>
            <w:tcW w:w="1843" w:type="dxa"/>
            <w:tcPrChange w:id="254" w:author="Li Jianfeng" w:date="2026-09-15T19:59:00Z" w16du:dateUtc="2026-09-15T11:59:00Z">
              <w:tcPr>
                <w:tcW w:w="1881" w:type="dxa"/>
                <w:gridSpan w:val="2"/>
              </w:tcPr>
            </w:tcPrChange>
          </w:tcPr>
          <w:p w14:paraId="731BBE97" w14:textId="0D5B2694" w:rsidR="007B619C" w:rsidRPr="0078034F" w:rsidRDefault="007B619C" w:rsidP="007B619C">
            <w:pPr>
              <w:spacing w:after="40"/>
              <w:rPr>
                <w:sz w:val="20"/>
                <w:szCs w:val="20"/>
                <w:rPrChange w:id="255" w:author="Li Jianfeng" w:date="2026-09-15T20:00:00Z" w16du:dateUtc="2026-09-15T12:00:00Z">
                  <w:rPr/>
                </w:rPrChange>
              </w:rPr>
            </w:pPr>
            <w:ins w:id="256" w:author="Li Jianfeng" w:date="2026-09-15T19:59:00Z" w16du:dateUtc="2026-09-15T11:59:00Z">
              <w:r w:rsidRPr="0078034F">
                <w:rPr>
                  <w:sz w:val="20"/>
                  <w:szCs w:val="20"/>
                  <w:rPrChange w:id="257" w:author="Li Jianfeng" w:date="2026-09-15T20:00:00Z" w16du:dateUtc="2026-09-15T12:00:00Z">
                    <w:rPr/>
                  </w:rPrChange>
                </w:rPr>
                <w:t>Confidence thresholds and class policies set offline</w:t>
              </w:r>
            </w:ins>
            <w:del w:id="258" w:author="Li Jianfeng" w:date="2026-09-15T19:59:00Z" w16du:dateUtc="2026-09-15T11:59:00Z">
              <w:r w:rsidRPr="0078034F" w:rsidDel="00F67964">
                <w:rPr>
                  <w:sz w:val="20"/>
                  <w:szCs w:val="20"/>
                </w:rPr>
                <w:delText>Confidence cut and class policy fixed at training time</w:delText>
              </w:r>
            </w:del>
          </w:p>
        </w:tc>
        <w:tc>
          <w:tcPr>
            <w:tcW w:w="1985" w:type="dxa"/>
            <w:tcPrChange w:id="259" w:author="Li Jianfeng" w:date="2026-09-15T19:59:00Z" w16du:dateUtc="2026-09-15T11:59:00Z">
              <w:tcPr>
                <w:tcW w:w="2052" w:type="dxa"/>
                <w:gridSpan w:val="2"/>
              </w:tcPr>
            </w:tcPrChange>
          </w:tcPr>
          <w:p w14:paraId="0A6BA1BE" w14:textId="48B20D92" w:rsidR="007B619C" w:rsidRPr="0078034F" w:rsidRDefault="007B619C" w:rsidP="007B619C">
            <w:pPr>
              <w:spacing w:after="40"/>
              <w:rPr>
                <w:sz w:val="20"/>
                <w:szCs w:val="20"/>
                <w:rPrChange w:id="260" w:author="Li Jianfeng" w:date="2026-09-15T20:00:00Z" w16du:dateUtc="2026-09-15T12:00:00Z">
                  <w:rPr/>
                </w:rPrChange>
              </w:rPr>
            </w:pPr>
            <w:ins w:id="261" w:author="Li Jianfeng" w:date="2026-09-15T19:59:00Z" w16du:dateUtc="2026-09-15T11:59:00Z">
              <w:r w:rsidRPr="0078034F">
                <w:rPr>
                  <w:sz w:val="20"/>
                  <w:szCs w:val="20"/>
                  <w:rPrChange w:id="262" w:author="Li Jianfeng" w:date="2026-09-15T20:00:00Z" w16du:dateUtc="2026-09-15T12:00:00Z">
                    <w:rPr/>
                  </w:rPrChange>
                </w:rPr>
                <w:t>Performance may drift outside the training distribution; misses are not quantified locally</w:t>
              </w:r>
            </w:ins>
            <w:del w:id="263" w:author="Li Jianfeng" w:date="2026-09-15T19:59:00Z" w16du:dateUtc="2026-09-15T11:59:00Z">
              <w:r w:rsidRPr="0078034F" w:rsidDel="00F67964">
                <w:rPr>
                  <w:sz w:val="20"/>
                  <w:szCs w:val="20"/>
                </w:rPr>
                <w:delText>Frozen; drifts as inputs leave the training distribution; misses not quantified</w:delText>
              </w:r>
            </w:del>
          </w:p>
        </w:tc>
        <w:tc>
          <w:tcPr>
            <w:tcW w:w="1841" w:type="dxa"/>
            <w:tcPrChange w:id="264" w:author="Li Jianfeng" w:date="2026-09-15T19:59:00Z" w16du:dateUtc="2026-09-15T11:59:00Z">
              <w:tcPr>
                <w:tcW w:w="1539" w:type="dxa"/>
              </w:tcPr>
            </w:tcPrChange>
          </w:tcPr>
          <w:p w14:paraId="5E28A54D" w14:textId="59294C45" w:rsidR="007B619C" w:rsidRPr="0078034F" w:rsidRDefault="007B619C" w:rsidP="007B619C">
            <w:pPr>
              <w:spacing w:after="40"/>
              <w:rPr>
                <w:sz w:val="20"/>
                <w:szCs w:val="20"/>
                <w:rPrChange w:id="265" w:author="Li Jianfeng" w:date="2026-09-15T20:00:00Z" w16du:dateUtc="2026-09-15T12:00:00Z">
                  <w:rPr/>
                </w:rPrChange>
              </w:rPr>
            </w:pPr>
            <w:ins w:id="266" w:author="Li Jianfeng" w:date="2026-09-15T19:59:00Z" w16du:dateUtc="2026-09-15T11:59:00Z">
              <w:r w:rsidRPr="0078034F">
                <w:rPr>
                  <w:sz w:val="20"/>
                  <w:szCs w:val="20"/>
                  <w:rPrChange w:id="267" w:author="Li Jianfeng" w:date="2026-09-15T20:00:00Z" w16du:dateUtc="2026-09-15T12:00:00Z">
                    <w:rPr/>
                  </w:rPrChange>
                </w:rPr>
                <w:t>Model retraining or policy update</w:t>
              </w:r>
            </w:ins>
            <w:del w:id="268" w:author="Li Jianfeng" w:date="2026-09-15T19:59:00Z" w16du:dateUtc="2026-09-15T11:59:00Z">
              <w:r w:rsidRPr="0078034F" w:rsidDel="00F67964">
                <w:rPr>
                  <w:sz w:val="20"/>
                  <w:szCs w:val="20"/>
                </w:rPr>
                <w:delText>Retraining, or a policy change the customer often cannot make</w:delText>
              </w:r>
            </w:del>
          </w:p>
        </w:tc>
      </w:tr>
      <w:tr w:rsidR="007B619C" w14:paraId="626D2B1A" w14:textId="77777777" w:rsidTr="00301CC7">
        <w:tc>
          <w:tcPr>
            <w:tcW w:w="1653" w:type="dxa"/>
            <w:tcPrChange w:id="269" w:author="Li Jianfeng" w:date="2026-09-15T19:59:00Z" w16du:dateUtc="2026-09-15T11:59:00Z">
              <w:tcPr>
                <w:tcW w:w="1653" w:type="dxa"/>
              </w:tcPr>
            </w:tcPrChange>
          </w:tcPr>
          <w:p w14:paraId="1FFDF880" w14:textId="19750D3A" w:rsidR="007B619C" w:rsidRPr="0078034F" w:rsidRDefault="007B619C" w:rsidP="007B619C">
            <w:pPr>
              <w:spacing w:after="40"/>
              <w:rPr>
                <w:bCs/>
                <w:sz w:val="20"/>
                <w:szCs w:val="20"/>
                <w:rPrChange w:id="270" w:author="Li Jianfeng" w:date="2026-09-15T20:00:00Z" w16du:dateUtc="2026-09-15T12:00:00Z">
                  <w:rPr>
                    <w:bCs/>
                  </w:rPr>
                </w:rPrChange>
              </w:rPr>
            </w:pPr>
            <w:ins w:id="271" w:author="Li Jianfeng" w:date="2026-09-15T19:59:00Z" w16du:dateUtc="2026-09-15T11:59:00Z">
              <w:r w:rsidRPr="0078034F">
                <w:rPr>
                  <w:sz w:val="20"/>
                  <w:szCs w:val="20"/>
                  <w:rPrChange w:id="272" w:author="Li Jianfeng" w:date="2026-09-15T20:00:00Z" w16du:dateUtc="2026-09-15T12:00:00Z">
                    <w:rPr/>
                  </w:rPrChange>
                </w:rPr>
                <w:t>CatchWise closed-loop optimisation</w:t>
              </w:r>
            </w:ins>
            <w:del w:id="273" w:author="Li Jianfeng" w:date="2026-09-15T19:59:00Z" w16du:dateUtc="2026-09-15T11:59:00Z">
              <w:r w:rsidRPr="0078034F" w:rsidDel="00314849">
                <w:rPr>
                  <w:bCs/>
                  <w:sz w:val="20"/>
                  <w:szCs w:val="20"/>
                  <w:rPrChange w:id="274" w:author="Li Jianfeng" w:date="2026-09-15T20:00:00Z" w16du:dateUtc="2026-09-15T12:00:00Z">
                    <w:rPr>
                      <w:b/>
                      <w:sz w:val="20"/>
                    </w:rPr>
                  </w:rPrChange>
                </w:rPr>
                <w:delText>CatchWise closed-loop optimisation</w:delText>
              </w:r>
            </w:del>
          </w:p>
        </w:tc>
        <w:tc>
          <w:tcPr>
            <w:tcW w:w="2311" w:type="dxa"/>
            <w:tcPrChange w:id="275" w:author="Li Jianfeng" w:date="2026-09-15T19:59:00Z" w16du:dateUtc="2026-09-15T11:59:00Z">
              <w:tcPr>
                <w:tcW w:w="2508" w:type="dxa"/>
                <w:gridSpan w:val="2"/>
              </w:tcPr>
            </w:tcPrChange>
          </w:tcPr>
          <w:p w14:paraId="6D32FFBE" w14:textId="3C0275B8" w:rsidR="007B619C" w:rsidRPr="0078034F" w:rsidRDefault="007B619C" w:rsidP="007B619C">
            <w:pPr>
              <w:spacing w:after="40"/>
              <w:rPr>
                <w:sz w:val="20"/>
                <w:szCs w:val="20"/>
                <w:rPrChange w:id="276" w:author="Li Jianfeng" w:date="2026-09-15T20:00:00Z" w16du:dateUtc="2026-09-15T12:00:00Z">
                  <w:rPr/>
                </w:rPrChange>
              </w:rPr>
            </w:pPr>
            <w:ins w:id="277" w:author="Li Jianfeng" w:date="2026-09-15T19:59:00Z" w16du:dateUtc="2026-09-15T11:59:00Z">
              <w:r w:rsidRPr="0078034F">
                <w:rPr>
                  <w:sz w:val="20"/>
                  <w:szCs w:val="20"/>
                  <w:rPrChange w:id="278" w:author="Li Jianfeng" w:date="2026-09-15T20:00:00Z" w16du:dateUtc="2026-09-15T12:00:00Z">
                    <w:rPr/>
                  </w:rPrChange>
                </w:rPr>
                <w:t>Endpoint firmware or controller/gateway adapter</w:t>
              </w:r>
            </w:ins>
            <w:del w:id="279" w:author="Li Jianfeng" w:date="2026-09-15T19:59:00Z" w16du:dateUtc="2026-09-15T11:59:00Z">
              <w:r w:rsidRPr="0078034F" w:rsidDel="00F67964">
                <w:rPr>
                  <w:sz w:val="20"/>
                  <w:szCs w:val="20"/>
                </w:rPr>
                <w:delText>Both profiles from one codebase: compact firmware on endpoints, software adapter on controllers and gateways</w:delText>
              </w:r>
            </w:del>
          </w:p>
        </w:tc>
        <w:tc>
          <w:tcPr>
            <w:tcW w:w="1843" w:type="dxa"/>
            <w:tcPrChange w:id="280" w:author="Li Jianfeng" w:date="2026-09-15T19:59:00Z" w16du:dateUtc="2026-09-15T11:59:00Z">
              <w:tcPr>
                <w:tcW w:w="1881" w:type="dxa"/>
                <w:gridSpan w:val="2"/>
              </w:tcPr>
            </w:tcPrChange>
          </w:tcPr>
          <w:p w14:paraId="588A1388" w14:textId="2FA94137" w:rsidR="007B619C" w:rsidRPr="0078034F" w:rsidRDefault="007B619C" w:rsidP="007B619C">
            <w:pPr>
              <w:spacing w:after="40"/>
              <w:rPr>
                <w:sz w:val="20"/>
                <w:szCs w:val="20"/>
                <w:rPrChange w:id="281" w:author="Li Jianfeng" w:date="2026-09-15T20:00:00Z" w16du:dateUtc="2026-09-15T12:00:00Z">
                  <w:rPr/>
                </w:rPrChange>
              </w:rPr>
            </w:pPr>
            <w:ins w:id="282" w:author="Li Jianfeng" w:date="2026-09-15T19:59:00Z" w16du:dateUtc="2026-09-15T11:59:00Z">
              <w:r w:rsidRPr="0078034F">
                <w:rPr>
                  <w:sz w:val="20"/>
                  <w:szCs w:val="20"/>
                  <w:rPrChange w:id="283" w:author="Li Jianfeng" w:date="2026-09-15T20:00:00Z" w16du:dateUtc="2026-09-15T12:00:00Z">
                    <w:rPr/>
                  </w:rPrChange>
                </w:rPr>
                <w:t>Optimises decision parameters on-device against the selected F-beta</w:t>
              </w:r>
            </w:ins>
            <w:del w:id="284" w:author="Li Jianfeng" w:date="2026-09-15T19:59:00Z" w16du:dateUtc="2026-09-15T11:59:00Z">
              <w:r w:rsidRPr="0078034F" w:rsidDel="00F67964">
                <w:rPr>
                  <w:sz w:val="20"/>
                  <w:szCs w:val="20"/>
                </w:rPr>
                <w:delText>Iterated on the device to the best achievable F-beta for the customer's beta, then held</w:delText>
              </w:r>
            </w:del>
          </w:p>
        </w:tc>
        <w:tc>
          <w:tcPr>
            <w:tcW w:w="1985" w:type="dxa"/>
            <w:tcPrChange w:id="285" w:author="Li Jianfeng" w:date="2026-09-15T19:59:00Z" w16du:dateUtc="2026-09-15T11:59:00Z">
              <w:tcPr>
                <w:tcW w:w="2052" w:type="dxa"/>
                <w:gridSpan w:val="2"/>
              </w:tcPr>
            </w:tcPrChange>
          </w:tcPr>
          <w:p w14:paraId="441C3DD2" w14:textId="736B6A98" w:rsidR="007B619C" w:rsidRPr="0078034F" w:rsidRDefault="007B619C" w:rsidP="007B619C">
            <w:pPr>
              <w:spacing w:after="40"/>
              <w:rPr>
                <w:sz w:val="20"/>
                <w:szCs w:val="20"/>
                <w:rPrChange w:id="286" w:author="Li Jianfeng" w:date="2026-09-15T20:00:00Z" w16du:dateUtc="2026-09-15T12:00:00Z">
                  <w:rPr/>
                </w:rPrChange>
              </w:rPr>
            </w:pPr>
            <w:ins w:id="287" w:author="Li Jianfeng" w:date="2026-09-15T19:59:00Z" w16du:dateUtc="2026-09-15T11:59:00Z">
              <w:r w:rsidRPr="0078034F">
                <w:rPr>
                  <w:sz w:val="20"/>
                  <w:szCs w:val="20"/>
                  <w:rPrChange w:id="288" w:author="Li Jianfeng" w:date="2026-09-15T20:00:00Z" w16du:dateUtc="2026-09-15T12:00:00Z">
                    <w:rPr/>
                  </w:rPrChange>
                </w:rPr>
                <w:t>Reports convergence, estimated recall and estimator error</w:t>
              </w:r>
            </w:ins>
            <w:del w:id="289" w:author="Li Jianfeng" w:date="2026-09-15T19:59:00Z" w16du:dateUtc="2026-09-15T11:59:00Z">
              <w:r w:rsidRPr="0078034F" w:rsidDel="00F67964">
                <w:rPr>
                  <w:sz w:val="20"/>
                  <w:szCs w:val="20"/>
                </w:rPr>
                <w:delText>Convergence is measured, not assumed; missed detection is estimated on-device and reported with its error</w:delText>
              </w:r>
            </w:del>
          </w:p>
        </w:tc>
        <w:tc>
          <w:tcPr>
            <w:tcW w:w="1841" w:type="dxa"/>
            <w:tcPrChange w:id="290" w:author="Li Jianfeng" w:date="2026-09-15T19:59:00Z" w16du:dateUtc="2026-09-15T11:59:00Z">
              <w:tcPr>
                <w:tcW w:w="1539" w:type="dxa"/>
              </w:tcPr>
            </w:tcPrChange>
          </w:tcPr>
          <w:p w14:paraId="0A7C6CF8" w14:textId="0EC77E80" w:rsidR="007B619C" w:rsidRPr="0078034F" w:rsidRDefault="007B619C" w:rsidP="007B619C">
            <w:pPr>
              <w:spacing w:after="40"/>
              <w:rPr>
                <w:sz w:val="20"/>
                <w:szCs w:val="20"/>
                <w:rPrChange w:id="291" w:author="Li Jianfeng" w:date="2026-09-15T20:00:00Z" w16du:dateUtc="2026-09-15T12:00:00Z">
                  <w:rPr/>
                </w:rPrChange>
              </w:rPr>
            </w:pPr>
            <w:ins w:id="292" w:author="Li Jianfeng" w:date="2026-09-15T19:59:00Z" w16du:dateUtc="2026-09-15T11:59:00Z">
              <w:r w:rsidRPr="0078034F">
                <w:rPr>
                  <w:sz w:val="20"/>
                  <w:szCs w:val="20"/>
                  <w:rPrChange w:id="293" w:author="Li Jianfeng" w:date="2026-09-15T20:00:00Z" w16du:dateUtc="2026-09-15T12:00:00Z">
                    <w:rPr/>
                  </w:rPrChange>
                </w:rPr>
                <w:t>Automated local retuning; periodic re-characterisatio</w:t>
              </w:r>
              <w:r w:rsidRPr="0078034F">
                <w:rPr>
                  <w:rFonts w:asciiTheme="minorEastAsia" w:eastAsiaTheme="minorEastAsia" w:hAnsiTheme="minorEastAsia" w:hint="eastAsia"/>
                  <w:sz w:val="20"/>
                  <w:szCs w:val="20"/>
                  <w:rPrChange w:id="294" w:author="Li Jianfeng" w:date="2026-09-15T20:00:00Z" w16du:dateUtc="2026-09-15T12:00:00Z">
                    <w:rPr>
                      <w:rFonts w:asciiTheme="minorEastAsia" w:eastAsiaTheme="minorEastAsia" w:hAnsiTheme="minorEastAsia" w:hint="eastAsia"/>
                    </w:rPr>
                  </w:rPrChange>
                </w:rPr>
                <w:t>n</w:t>
              </w:r>
              <w:r w:rsidRPr="0078034F">
                <w:rPr>
                  <w:rFonts w:eastAsiaTheme="minorEastAsia" w:hint="eastAsia"/>
                  <w:sz w:val="20"/>
                  <w:szCs w:val="20"/>
                  <w:rPrChange w:id="295" w:author="Li Jianfeng" w:date="2026-09-15T20:00:00Z" w16du:dateUtc="2026-09-15T12:00:00Z">
                    <w:rPr>
                      <w:rFonts w:eastAsiaTheme="minorEastAsia" w:hint="eastAsia"/>
                    </w:rPr>
                  </w:rPrChange>
                </w:rPr>
                <w:t xml:space="preserve"> where required</w:t>
              </w:r>
            </w:ins>
            <w:del w:id="296" w:author="Li Jianfeng" w:date="2026-09-15T19:23:00Z" w16du:dateUtc="2026-09-15T11:23:00Z">
              <w:r w:rsidRPr="0078034F" w:rsidDel="00981697">
                <w:rPr>
                  <w:sz w:val="20"/>
                  <w:szCs w:val="20"/>
                </w:rPr>
                <w:delText>None: the loop re-converges in place, with no site visit and no data egress</w:delText>
              </w:r>
            </w:del>
          </w:p>
        </w:tc>
      </w:tr>
    </w:tbl>
    <w:p w14:paraId="63A934EC" w14:textId="77777777" w:rsidR="00CC26FF" w:rsidRDefault="00000000" w:rsidP="000D5E07">
      <w:pPr>
        <w:spacing w:after="120"/>
        <w:jc w:val="both"/>
      </w:pPr>
      <w:r>
        <w:rPr>
          <w:b/>
          <w:sz w:val="21"/>
        </w:rPr>
        <w:t xml:space="preserve">How CatchWise is better: the secret sauce. </w:t>
      </w:r>
      <w:r>
        <w:rPr>
          <w:sz w:val="21"/>
        </w:rPr>
        <w:t xml:space="preserve">The distinction is not that our operating point moves and theirs does not. Several rows of </w:t>
      </w:r>
      <w:r w:rsidRPr="008B3349">
        <w:rPr>
          <w:b/>
          <w:bCs/>
          <w:sz w:val="21"/>
          <w:rPrChange w:id="297" w:author="Li Jianfeng" w:date="2026-09-15T20:26:00Z" w16du:dateUtc="2026-09-15T12:26:00Z">
            <w:rPr>
              <w:sz w:val="21"/>
            </w:rPr>
          </w:rPrChange>
        </w:rPr>
        <w:t>Table 3</w:t>
      </w:r>
      <w:r>
        <w:rPr>
          <w:sz w:val="21"/>
        </w:rPr>
        <w:t xml:space="preserve"> move a threshold; every one does so by a fixed rule - a noise statistic, a recalibration schedule, a cloud update - and none searches, converges, or knows how well it is currently detecting. CatchWise is an optimisation loop, and differs in three respects. It has a goal it can aim at, because beta turns the operator's intent into one number to maximise. That number is computable in the field at all, which it was not before: precision comes from classifying what was captured, and recall - which nobody can observe, because a missed event leaves nothing behind - is inferred by a learned estimator. And the loop closes on the device, so improvement costs no site visit and no data leaving the site. The published result proves convergence: the loop settles on a 0.0121 g threshold where an exhaustive grid search settles on 0.0120 g, reaching F-beta 0.9396 against 0.9350 with 1.3% of the computation and zero communication.</w:t>
      </w:r>
    </w:p>
    <w:p w14:paraId="330F4143" w14:textId="77777777" w:rsidR="00CC26FF" w:rsidRDefault="00000000" w:rsidP="000D5E07">
      <w:pPr>
        <w:spacing w:after="120"/>
        <w:jc w:val="both"/>
      </w:pPr>
      <w:r>
        <w:rPr>
          <w:b/>
          <w:sz w:val="21"/>
        </w:rPr>
        <w:t xml:space="preserve">Why better perception does not close the gap. </w:t>
      </w:r>
      <w:r>
        <w:rPr>
          <w:sz w:val="21"/>
        </w:rPr>
        <w:t>It is fair to ask why a sufficiently good model does not simply decide for itself. For events that are sudden, rare and consequential, labelled examples of failure are usually unavailable, so what is deployed is unsupervised anomaly scoring - which reports deviation from normal, not an event requiring action. A supervised detector that names the event has not removed the decision either; it has frozen it at training time, against the developer's tolerance rather than the operator's. Better perception raises what is achievable; it does not decide how much of that is realised at this site, in this season, for this customer, and it never measures the gap.</w:t>
      </w:r>
    </w:p>
    <w:p w14:paraId="31EB8B1B" w14:textId="77777777" w:rsidR="00CC26FF" w:rsidRDefault="00000000" w:rsidP="000D5E07">
      <w:pPr>
        <w:spacing w:after="120"/>
        <w:jc w:val="both"/>
      </w:pPr>
      <w:r>
        <w:rPr>
          <w:b/>
          <w:sz w:val="21"/>
        </w:rPr>
        <w:lastRenderedPageBreak/>
        <w:t xml:space="preserve">Weaknesses and risks. </w:t>
      </w:r>
      <w:r>
        <w:rPr>
          <w:sz w:val="21"/>
        </w:rPr>
        <w:t>Four are material. The layer cannot exceed what it is given: it cannot beat the physical detection floor of the sensing channel, nor recover event information the supplied features or scores do not retain, so every event-and-perception pairing is screened for detectability before integration is committed. The evidence base today is laboratory evidence from one application setting, with no field deployment and no signed letter of intent (Section 2.8). The resource-rich profile depends on partner access to equipment data, so the project procures an instrumented rotating-equipment testbed and can complete the benchmark without a partner. And a platform or equipment vendor could build the same capability into its own stack; the response is speed to narrow verifiable evidence plus an implementation independent of detector and hardware, faster to qualify than to reproduce.</w:t>
      </w:r>
    </w:p>
    <w:p w14:paraId="550468D9" w14:textId="77777777" w:rsidR="00E4627E" w:rsidRPr="004B30EA" w:rsidRDefault="00E4627E" w:rsidP="000D5E07">
      <w:pPr>
        <w:keepNext/>
        <w:spacing w:before="240" w:after="80"/>
        <w:jc w:val="both"/>
        <w:rPr>
          <w:b/>
          <w:bCs/>
          <w:lang w:val="en-GB"/>
        </w:rPr>
      </w:pPr>
      <w:r w:rsidRPr="004B30EA">
        <w:rPr>
          <w:b/>
          <w:bCs/>
          <w:szCs w:val="28"/>
          <w:lang w:val="en-GB"/>
        </w:rPr>
        <w:t>2.6</w:t>
      </w:r>
      <w:r w:rsidRPr="004B30EA">
        <w:rPr>
          <w:b/>
          <w:bCs/>
          <w:szCs w:val="28"/>
          <w:lang w:val="en-GB"/>
        </w:rPr>
        <w:tab/>
      </w:r>
      <w:r w:rsidRPr="004B30EA">
        <w:rPr>
          <w:b/>
          <w:bCs/>
          <w:lang w:val="en-GB"/>
        </w:rPr>
        <w:t>Path to Commercialisation and Commercial Potential</w:t>
      </w:r>
    </w:p>
    <w:p w14:paraId="4FED44FE" w14:textId="77777777" w:rsidR="00237560" w:rsidRPr="00331753" w:rsidRDefault="00E4627E" w:rsidP="000D5E07">
      <w:pPr>
        <w:spacing w:after="120"/>
        <w:jc w:val="both"/>
        <w:rPr>
          <w:i/>
          <w:iCs/>
          <w:lang w:val="en-GB"/>
        </w:rPr>
      </w:pPr>
      <w:r w:rsidRPr="004B30EA">
        <w:rPr>
          <w:i/>
          <w:iCs/>
          <w:sz w:val="21"/>
          <w:lang w:val="en-GB"/>
        </w:rPr>
        <w:t>Please provide details on the preferred “path to commercialisation”</w:t>
      </w:r>
      <w:r w:rsidRPr="004B30EA">
        <w:rPr>
          <w:rStyle w:val="af1"/>
          <w:i/>
          <w:iCs/>
          <w:sz w:val="21"/>
          <w:lang w:val="en-GB"/>
        </w:rPr>
        <w:footnoteReference w:id="1"/>
      </w:r>
      <w:r w:rsidRPr="004B30EA">
        <w:rPr>
          <w:i/>
          <w:iCs/>
          <w:sz w:val="21"/>
          <w:lang w:val="en-GB"/>
        </w:rPr>
        <w:t xml:space="preserve">. It must include the expected product/service to be developed, mode of commercialisation (e.g. licensing the technology, or forming a start-up), how the team plans to get there (e.g. use of programmes &amp; partners at </w:t>
      </w:r>
      <w:r w:rsidR="00BA527B">
        <w:rPr>
          <w:i/>
          <w:iCs/>
          <w:sz w:val="21"/>
          <w:lang w:val="en-GB"/>
        </w:rPr>
        <w:t>NTUitive</w:t>
      </w:r>
      <w:r w:rsidRPr="004B30EA">
        <w:rPr>
          <w:i/>
          <w:iCs/>
          <w:sz w:val="21"/>
          <w:lang w:val="en-GB"/>
        </w:rPr>
        <w:t xml:space="preserve"> or industry contacts) and an estimated timeline for the commercialisation to take place. </w:t>
      </w:r>
      <w:r w:rsidRPr="004B30EA">
        <w:rPr>
          <w:bCs/>
          <w:i/>
          <w:sz w:val="21"/>
          <w:lang w:val="en"/>
        </w:rPr>
        <w:t>Describe key partnerships with clinicians, companies or other institutes that will enhance the commercialization potential of the proposed technology, and</w:t>
      </w:r>
      <w:r w:rsidRPr="004B30EA">
        <w:rPr>
          <w:i/>
          <w:iCs/>
          <w:sz w:val="21"/>
          <w:lang w:val="en-GB"/>
        </w:rPr>
        <w:t xml:space="preserve"> the risk factors to commercialisation (e.g. technical or market uncertainty). Highlight the aspects of this work that would attract investors or companies to develop the prototype or product from this </w:t>
      </w:r>
      <w:r w:rsidR="00BA527B">
        <w:rPr>
          <w:i/>
          <w:iCs/>
          <w:sz w:val="21"/>
          <w:lang w:val="en-GB"/>
        </w:rPr>
        <w:t>Gap Fund</w:t>
      </w:r>
      <w:r w:rsidRPr="004B30EA">
        <w:rPr>
          <w:i/>
          <w:iCs/>
          <w:sz w:val="21"/>
          <w:lang w:val="en-GB"/>
        </w:rPr>
        <w:t xml:space="preserve"> work into a commercial entity. </w:t>
      </w:r>
    </w:p>
    <w:p w14:paraId="5C7C9EEF" w14:textId="2F3227D6" w:rsidR="00F6574F" w:rsidRDefault="00000000" w:rsidP="000D5E07">
      <w:pPr>
        <w:spacing w:after="120"/>
        <w:jc w:val="both"/>
      </w:pPr>
      <w:r>
        <w:rPr>
          <w:b/>
          <w:sz w:val="21"/>
        </w:rPr>
        <w:t xml:space="preserve">Expected product and service. </w:t>
      </w:r>
      <w:r>
        <w:rPr>
          <w:sz w:val="21"/>
        </w:rPr>
        <w:t xml:space="preserve">The product is one engine offered in two equally weighted forms, chosen according to the project or the customer. As a per-endpoint software licence it is compact firmware on constrained devices, or an adapter on controllers and gateways, for providers that already ship hardware. As an algorithm-enabled module it is the same engine on a small board, </w:t>
      </w:r>
      <w:ins w:id="301" w:author="Li Jianfeng" w:date="2026-09-15T19:26:00Z">
        <w:r w:rsidR="00F15FF4" w:rsidRPr="00F15FF4">
          <w:rPr>
            <w:sz w:val="21"/>
          </w:rPr>
          <w:t>for manufacturers that would rather integrate the capability than build it</w:t>
        </w:r>
      </w:ins>
      <w:del w:id="302" w:author="Li Jianfeng" w:date="2026-09-15T19:26:00Z" w16du:dateUtc="2026-09-15T11:26:00Z">
        <w:r w:rsidDel="00F15FF4">
          <w:rPr>
            <w:sz w:val="21"/>
          </w:rPr>
          <w:delText>for manufacturers and field users that would rather buy the capability than build it</w:delText>
        </w:r>
      </w:del>
      <w:r>
        <w:rPr>
          <w:sz w:val="21"/>
        </w:rPr>
        <w:t>. Everything else is supporting: a configuration tool run once per product line, a common event-status interface, and the benchmark and characterisation evidence a buyer needs; a complete pilot node is assembled from these only where a field user requires a deployable validation system.</w:t>
      </w:r>
    </w:p>
    <w:p w14:paraId="00954E6D" w14:textId="7FF7FF5D" w:rsidR="00F6574F" w:rsidRDefault="00000000" w:rsidP="000D5E07">
      <w:pPr>
        <w:spacing w:after="120"/>
        <w:jc w:val="both"/>
      </w:pPr>
      <w:r>
        <w:rPr>
          <w:b/>
          <w:sz w:val="21"/>
        </w:rPr>
        <w:t xml:space="preserve">Mode of commercialisation. </w:t>
      </w:r>
      <w:r>
        <w:rPr>
          <w:sz w:val="21"/>
        </w:rPr>
        <w:t>The preferred route after technical validation is licensing the technology to companies that already reach the end user, rather than forming a start-up to sell to them. A licensee receives the working capability rather than a document: the decision engine, the firmware and adapter profiles and the configuration tool, with the implementation know-how, labelled event libraries and characterisation data that make them perform. Revenue comes from three streams. The software licence is priced per endpoint, scaling with the licensee's installed base, and the module at a unit price or equivalent per-unit royalty. Each engagement opens with a paid configuration project - interface adaptation, event-class definition and benchmark characterisation for that product line. Support, updates and periodic re-characterisation are then charged annually, making the relationship recurring rather than transactional. A start-up remains a later option if no licensee can be secured on acceptable terms, or if the module business grows enough to warrant its own vehicle.</w:t>
      </w:r>
    </w:p>
    <w:p w14:paraId="3F483069" w14:textId="456CE5DC" w:rsidR="00F6574F" w:rsidRDefault="00000000" w:rsidP="000D5E07">
      <w:pPr>
        <w:spacing w:after="120"/>
        <w:jc w:val="both"/>
      </w:pPr>
      <w:r>
        <w:rPr>
          <w:b/>
          <w:sz w:val="21"/>
        </w:rPr>
        <w:t xml:space="preserve">Who pays, and why. </w:t>
      </w:r>
      <w:r>
        <w:rPr>
          <w:sz w:val="21"/>
        </w:rPr>
        <w:t>The paying customer is the provider, manufacturer or system integrator; the operational beneficiary is the building owner, facilities team or plant operator. Providers have three reasons of their own. Nuisance alarms are a cost inside their product - support calls, unnecessary service visits, dissatisfaction - so reducing them without reducing detection improves their margin. An operating point that has been converged on rather than guessed, with a reported estimate of what is still being missed, is a claim neither they nor their competitors can make today. And a detector-neutral decision layer lets them change perception models later without redesigning the alarm logic.</w:t>
      </w:r>
    </w:p>
    <w:p w14:paraId="01696364" w14:textId="68C9A195" w:rsidR="006B37F5" w:rsidRPr="00000072" w:rsidRDefault="006B37F5" w:rsidP="000D5E07">
      <w:pPr>
        <w:spacing w:after="80"/>
        <w:jc w:val="both"/>
        <w:rPr>
          <w:rFonts w:eastAsiaTheme="minorEastAsia"/>
        </w:rPr>
      </w:pPr>
      <w:r>
        <w:rPr>
          <w:b/>
          <w:sz w:val="21"/>
        </w:rPr>
        <w:t xml:space="preserve">Timeline. </w:t>
      </w:r>
      <w:del w:id="303" w:author="Li Jianfeng" w:date="2026-09-15T19:21:00Z" w16du:dateUtc="2026-09-15T11:21:00Z">
        <w:r w:rsidDel="0025083E">
          <w:rPr>
            <w:sz w:val="21"/>
          </w:rPr>
          <w:delText xml:space="preserve">The 18 months combine further research, productisation, technical validation and commercial preparation - 15 months of execution plus a three-month contingency; this is not an 18-month commercialisation programme. </w:delText>
        </w:r>
      </w:del>
      <w:del w:id="304" w:author="Li Jianfeng" w:date="2026-09-15T19:31:00Z" w16du:dateUtc="2026-09-15T11:31:00Z">
        <w:r w:rsidDel="008C59C5">
          <w:rPr>
            <w:sz w:val="21"/>
          </w:rPr>
          <w:delText>Work runs in three six-month phases whose activities, deliverables and quantifiable gates are set out milestone by milestone in Section 4, with commercial activity alongside the technical work at a limited level.</w:delText>
        </w:r>
      </w:del>
      <w:ins w:id="305" w:author="Li Jianfeng" w:date="2026-09-15T19:31:00Z">
        <w:r w:rsidR="008C59C5" w:rsidRPr="008C59C5">
          <w:rPr>
            <w:sz w:val="21"/>
          </w:rPr>
          <w:t>The 18-month project combines further research, productisation, technical validation, refinement and commercial preparation. Work runs in three six-month phases whose activities, deliverables and quantifiable gates are set out in Section 4, with technical and commercial activities continuing throughout the project.</w:t>
        </w:r>
      </w:ins>
    </w:p>
    <w:p w14:paraId="0188D8A5" w14:textId="462307BE" w:rsidR="00F6574F" w:rsidRDefault="00000000" w:rsidP="000D5E07">
      <w:pPr>
        <w:spacing w:after="120"/>
        <w:jc w:val="both"/>
      </w:pPr>
      <w:r>
        <w:rPr>
          <w:b/>
          <w:sz w:val="21"/>
        </w:rPr>
        <w:t xml:space="preserve">After project close. </w:t>
      </w:r>
      <w:r>
        <w:rPr>
          <w:sz w:val="21"/>
        </w:rPr>
        <w:t>Full commercialisation follows the validation programme. Subject to the evidence generated and partner confirmation, the target is a first licence or module agreement, a joint-development project, or a start-up decision within 6 to 12 months of project close. Certification, volume manufacturing and wider deployment remain post-project activities.</w:t>
      </w:r>
    </w:p>
    <w:p w14:paraId="71F281D2" w14:textId="73D1F781" w:rsidR="00F6574F" w:rsidRDefault="00000000" w:rsidP="000D5E07">
      <w:pPr>
        <w:spacing w:after="120"/>
        <w:jc w:val="both"/>
        <w:rPr>
          <w:sz w:val="22"/>
        </w:rPr>
      </w:pPr>
      <w:r>
        <w:rPr>
          <w:b/>
          <w:sz w:val="21"/>
        </w:rPr>
        <w:t xml:space="preserve">Key partnerships, and how the team gets there. </w:t>
      </w:r>
      <w:r>
        <w:rPr>
          <w:sz w:val="21"/>
        </w:rPr>
        <w:t xml:space="preserve">Two partner tracks run in parallel. In the first market, infrastructure and construction users with monitoring-device manufacturers define the constrained use case and host the field pilot; the team's existing relationships (Section 2.8) are the starting point. In the expansion market, building-automation, Smart FM and building-equipment providers define the resource-rich anomaly, the data interface and the workflow value, and give the route to portfolio scale. The channel is concentrated enough to address directly: the BCA Contractors Registry lists Azbil, Siemens, Quantum Automation, Power Automation, Primustech and Conny Tech at grade L6 under ME02, while Johnson Controls, Schneider Electric, Honeywell and ST Engineering </w:t>
      </w:r>
      <w:r>
        <w:rPr>
          <w:sz w:val="21"/>
        </w:rPr>
        <w:lastRenderedPageBreak/>
        <w:t>Urban Solutions are active in the same segment. Industry events and the team's academic and professional networks provide the introductions.</w:t>
      </w:r>
    </w:p>
    <w:p w14:paraId="522086F0" w14:textId="0DF6FD95" w:rsidR="00F6574F" w:rsidRDefault="00000000" w:rsidP="000D5E07">
      <w:pPr>
        <w:spacing w:after="120"/>
        <w:jc w:val="both"/>
      </w:pPr>
      <w:r>
        <w:rPr>
          <w:b/>
          <w:sz w:val="21"/>
        </w:rPr>
        <w:t xml:space="preserve">Risk factors to commercialisation. </w:t>
      </w:r>
      <w:r>
        <w:rPr>
          <w:sz w:val="21"/>
        </w:rPr>
        <w:t>The technical uncertainties - event-class detectability, the suitability of partner-supplied perception inputs, adaptation stability and estimator accuracy - are investigated rather than assumed away: detectability is screened in the first phase, estimator error and stability are measured during benchmarking, transferability is assessed during pilot and gateway validation. The market uncertainties are partner access, integration effort, willingness to pay and internal development by a provider, reduced by two independent partner tracks, by owning a testbed, and by keeping the interface independent of any single device, model or platform.</w:t>
      </w:r>
    </w:p>
    <w:p w14:paraId="44E58C83" w14:textId="6D13FCD3" w:rsidR="00F6574F" w:rsidRPr="00F34187" w:rsidRDefault="00000000" w:rsidP="000D5E07">
      <w:pPr>
        <w:spacing w:after="120"/>
        <w:jc w:val="both"/>
        <w:rPr>
          <w:rFonts w:eastAsiaTheme="minorEastAsia"/>
        </w:rPr>
      </w:pPr>
      <w:r>
        <w:rPr>
          <w:b/>
          <w:sz w:val="21"/>
        </w:rPr>
        <w:t xml:space="preserve">What would attract a company or an investor. </w:t>
      </w:r>
      <w:r>
        <w:rPr>
          <w:sz w:val="21"/>
        </w:rPr>
        <w:t>The defensible asset is not only the adaptive algorithm but the performance estimators, validated parameter ranges, labelled event libraries and event-specific characterisation built during the project - assets that cannot be assembled quickly from ordinary operation, because the relevant failures are rare. The IP has a defined ownership and licensing route through NTU and NTUitive and is unencumbered (Section 3.1). Evidence is produced first where the technical base is strongest, then tested for transfer to the larger portfolio-scale market. And the intended customers already control installed bases of thousands of endpoints, where adoption requires no replacement of their sensors, models or platforms.</w:t>
      </w:r>
    </w:p>
    <w:p w14:paraId="34C4BDA5" w14:textId="77777777" w:rsidR="00E4627E" w:rsidRPr="004B30EA" w:rsidRDefault="00E4627E" w:rsidP="000D5E07">
      <w:pPr>
        <w:keepNext/>
        <w:spacing w:before="240" w:after="80"/>
        <w:jc w:val="both"/>
        <w:rPr>
          <w:bCs/>
          <w:lang w:val="en"/>
        </w:rPr>
      </w:pPr>
      <w:r w:rsidRPr="004B30EA">
        <w:rPr>
          <w:b/>
          <w:bCs/>
          <w:lang w:val="en"/>
        </w:rPr>
        <w:t>2.7</w:t>
      </w:r>
      <w:r w:rsidRPr="004B30EA">
        <w:rPr>
          <w:b/>
          <w:bCs/>
          <w:lang w:val="en"/>
        </w:rPr>
        <w:tab/>
        <w:t>Team</w:t>
      </w:r>
    </w:p>
    <w:p w14:paraId="3C8217E1" w14:textId="77777777" w:rsidR="00E4627E" w:rsidRPr="004B30EA" w:rsidRDefault="00E4627E" w:rsidP="000D5E07">
      <w:pPr>
        <w:spacing w:after="120"/>
        <w:jc w:val="both"/>
        <w:rPr>
          <w:bCs/>
          <w:i/>
          <w:lang w:val="en"/>
        </w:rPr>
      </w:pPr>
      <w:r w:rsidRPr="004B30EA">
        <w:rPr>
          <w:bCs/>
          <w:i/>
          <w:sz w:val="21"/>
          <w:lang w:val="en"/>
        </w:rPr>
        <w:t xml:space="preserve">Please provide a brief summary of the relevant expertise and qualifications of existing and future team members. </w:t>
      </w:r>
      <w:r w:rsidR="00322EFA">
        <w:rPr>
          <w:bCs/>
          <w:i/>
          <w:sz w:val="21"/>
          <w:lang w:val="en"/>
        </w:rPr>
        <w:t>Please also provide their basic contact details.</w:t>
      </w:r>
      <w:r w:rsidRPr="004B30EA">
        <w:rPr>
          <w:bCs/>
          <w:i/>
          <w:sz w:val="21"/>
          <w:lang w:val="en"/>
        </w:rPr>
        <w:t xml:space="preserve">  </w:t>
      </w:r>
    </w:p>
    <w:p w14:paraId="65DAF75D" w14:textId="07D9E0F3" w:rsidR="00F6574F" w:rsidRDefault="00000000" w:rsidP="000D5E07">
      <w:pPr>
        <w:spacing w:after="120"/>
        <w:jc w:val="both"/>
      </w:pPr>
      <w:r>
        <w:rPr>
          <w:b/>
          <w:sz w:val="21"/>
        </w:rPr>
        <w:t xml:space="preserve">Existing team. </w:t>
      </w:r>
      <w:r>
        <w:rPr>
          <w:sz w:val="21"/>
        </w:rPr>
        <w:t>The project is led by Dr. Fu Yuguang, Assistant Professor, School of Civil and Environmental Engineering, NTU (yuguang.fu@ntu.edu.sg, +65 67905298). His research group established the method and the sensing platform it runs on, and his work in Internet-of-Things (IoT) sensing, digital-twin modelling and structural health monitoring is the technical foundation of this application; he sets the technical direction, owns the partner relationships and is accountable for the milestones. Dr. Li Jianfeng and Mr. Cui Shuaiwen, of the same School, support embedded implementation, experimental validation and benchmarking under his direction. Their time is contributed in kind, and the group's know-how and laboratory facilities remain available throughout.</w:t>
      </w:r>
    </w:p>
    <w:p w14:paraId="253097B1" w14:textId="4C97908F" w:rsidR="00F6574F" w:rsidRDefault="00000000" w:rsidP="000D5E07">
      <w:pPr>
        <w:spacing w:after="120"/>
        <w:jc w:val="both"/>
      </w:pPr>
      <w:r>
        <w:rPr>
          <w:b/>
          <w:sz w:val="21"/>
        </w:rPr>
        <w:t xml:space="preserve">Future team member. </w:t>
      </w:r>
      <w:r>
        <w:rPr>
          <w:sz w:val="21"/>
        </w:rPr>
        <w:t>Section 5 funds one full-time appointment for the 18 months: a Senior Research Fellow with embedded-systems and machine-learning experience, who will carry the core development and validation work of the project under the lead PI's direction. Test set-up, instrumentation and data collection are supported by the existing team, and specialist tasks such as design-for-manufacture review and integration support are bought in as services rather than added as headcount.</w:t>
      </w:r>
    </w:p>
    <w:p w14:paraId="08E34C8D" w14:textId="77777777" w:rsidR="00E4627E" w:rsidRPr="004B30EA" w:rsidRDefault="00E4627E" w:rsidP="000D5E07">
      <w:pPr>
        <w:keepNext/>
        <w:spacing w:before="240" w:after="80"/>
        <w:jc w:val="both"/>
        <w:rPr>
          <w:b/>
          <w:bCs/>
          <w:lang w:val="en-GB"/>
        </w:rPr>
      </w:pPr>
      <w:r w:rsidRPr="004B30EA">
        <w:rPr>
          <w:b/>
          <w:bCs/>
          <w:lang w:val="en-GB"/>
        </w:rPr>
        <w:t>2.8</w:t>
      </w:r>
      <w:r w:rsidRPr="004B30EA">
        <w:rPr>
          <w:b/>
          <w:bCs/>
          <w:lang w:val="en-GB"/>
        </w:rPr>
        <w:tab/>
        <w:t xml:space="preserve">Endorsements by Potential Investors or Customers </w:t>
      </w:r>
    </w:p>
    <w:p w14:paraId="140BB065" w14:textId="46E007AA" w:rsidR="00F6574F" w:rsidRDefault="00E4627E" w:rsidP="000D5E07">
      <w:pPr>
        <w:spacing w:after="120"/>
        <w:jc w:val="both"/>
      </w:pPr>
      <w:r>
        <w:rPr>
          <w:i/>
          <w:sz w:val="21"/>
          <w:highlight w:val="yellow"/>
        </w:rPr>
        <w:t>Please provide details of industry assessment in the potential outcome of the Gap Fund. Industry support letter or Letter of Intent (LOI) should be dated within three months of Gap Fund application. Any industry endorsement of the potential benefits, an industry benchmark of technical specifications, commercial value and marketability of the project outcome, or company incorporation as part of the pathway to commercialisation during the Gap Fund, or pre-secured customer orders, will be favourably viewed. If future funding support/customer orders is contingent on certain KPIs being met during Gap Fund, please make sure that these KPIs are included in this section.</w:t>
      </w:r>
    </w:p>
    <w:p w14:paraId="70349A4A" w14:textId="77777777" w:rsidR="00F6574F" w:rsidRDefault="00E4627E" w:rsidP="000D5E07">
      <w:pPr>
        <w:spacing w:before="120" w:after="120"/>
        <w:jc w:val="both"/>
      </w:pPr>
      <w:r>
        <w:rPr>
          <w:b/>
          <w:sz w:val="21"/>
        </w:rPr>
        <w:t xml:space="preserve">Current status. </w:t>
      </w:r>
      <w:r>
        <w:rPr>
          <w:sz w:val="21"/>
        </w:rPr>
        <w:t>No CatchWise-specific letter of intent or support letter is included with this application, and no organisation named here has committed to the validation work. The team does have established routes into both target markets through previous funded and proposal-stage projects: an AI Singapore translational project involving the Land Transport Authority; a coastal-monitoring programme involving Surbana Jurong and Terralab; and proposal-stage work involving Santarli Construction and R.A.K. Materials Consultants. These demonstrate industry access, not endorsement. Any support letter obtained later will be dated in accordance with the submission requirements.</w:t>
      </w:r>
    </w:p>
    <w:p w14:paraId="42C3C04B" w14:textId="6029035C" w:rsidR="00F6574F" w:rsidRDefault="00006100" w:rsidP="000D5E07">
      <w:pPr>
        <w:spacing w:after="120"/>
        <w:jc w:val="both"/>
      </w:pPr>
      <w:r>
        <w:rPr>
          <w:b/>
          <w:sz w:val="21"/>
        </w:rPr>
        <w:t xml:space="preserve">KPIs for partner assessment and any subsequent endorsement. </w:t>
      </w:r>
      <w:r>
        <w:rPr>
          <w:sz w:val="21"/>
        </w:rPr>
        <w:t>Assessment is organised around three groups of indicators, with the specific measures and target values agreed with each partner before validation begins. Detection quality covers the balance between missed events and false alarms against a baseline the partner recognises. Operational fit covers timeliness, the usefulness of the reported event status to an actual decision, and, in resource-constrained deployments, the savings in wake-ups and the resources that follow from them. Cost of ownership covers the effort to integrate and run the capability. Each partner is assessed only on the indicators relevant to its deployment, and any feedback or indication of interest is tied to the results measured in that setting.</w:t>
      </w:r>
    </w:p>
    <w:p w14:paraId="6C3FC21F" w14:textId="6DA25F86" w:rsidR="00F6574F" w:rsidRPr="00000072" w:rsidRDefault="00006100" w:rsidP="000D5E07">
      <w:pPr>
        <w:spacing w:after="120"/>
        <w:jc w:val="both"/>
        <w:rPr>
          <w:rFonts w:eastAsiaTheme="minorEastAsia"/>
          <w:sz w:val="22"/>
        </w:rPr>
      </w:pPr>
      <w:r>
        <w:rPr>
          <w:b/>
          <w:sz w:val="21"/>
        </w:rPr>
        <w:t xml:space="preserve">Planned partner selection and assessment. </w:t>
      </w:r>
      <w:r>
        <w:rPr>
          <w:sz w:val="21"/>
        </w:rPr>
        <w:t xml:space="preserve">The project aims to confirm up to two principal validation partners during the first phase, subject to data access, technical fit and willingness to participate: one infrastructure user or monitoring-device manufacturer for the constrained configuration, and one building-equipment, BMS, Smart FM </w:t>
      </w:r>
      <w:r>
        <w:rPr>
          <w:sz w:val="21"/>
        </w:rPr>
        <w:lastRenderedPageBreak/>
        <w:t>provider or system integrator for the gateway configuration. These are engagement targets and have not been secured. If partner access is delayed, the programme proceeds on the reference module, the project's own testbed and replayed data.</w:t>
      </w:r>
    </w:p>
    <w:p w14:paraId="3A148EE2"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3.</w:t>
      </w:r>
      <w:r w:rsidRPr="004B30EA">
        <w:rPr>
          <w:b/>
          <w:bCs/>
          <w:sz w:val="26"/>
          <w:szCs w:val="28"/>
          <w:lang w:val="en-GB"/>
        </w:rPr>
        <w:tab/>
        <w:t>Technology</w:t>
      </w:r>
    </w:p>
    <w:p w14:paraId="24105F6E" w14:textId="77777777" w:rsidR="00E4627E" w:rsidRPr="004B30EA" w:rsidRDefault="00E4627E" w:rsidP="000D5E07">
      <w:pPr>
        <w:keepNext/>
        <w:spacing w:before="240" w:after="80"/>
        <w:jc w:val="both"/>
        <w:rPr>
          <w:b/>
          <w:bCs/>
          <w:lang w:val="en-GB"/>
        </w:rPr>
      </w:pPr>
      <w:r w:rsidRPr="004B30EA">
        <w:rPr>
          <w:b/>
          <w:bCs/>
          <w:lang w:val="en-GB"/>
        </w:rPr>
        <w:t>3.1</w:t>
      </w:r>
      <w:r w:rsidRPr="004B30EA">
        <w:rPr>
          <w:b/>
          <w:bCs/>
          <w:lang w:val="en-GB"/>
        </w:rPr>
        <w:tab/>
        <w:t>Background Intellectual Property (IP) / Underlying Technology</w:t>
      </w:r>
    </w:p>
    <w:p w14:paraId="1252D93D" w14:textId="77777777" w:rsidR="00080350" w:rsidRDefault="00000000" w:rsidP="002D1E14">
      <w:pPr>
        <w:keepNext/>
        <w:keepLines/>
        <w:spacing w:before="80" w:after="80"/>
        <w:jc w:val="center"/>
        <w:pPrChange w:id="306" w:author="Li Jianfeng" w:date="2026-09-15T18:07:00Z" w16du:dateUtc="2026-09-15T10:07:00Z">
          <w:pPr>
            <w:keepNext/>
            <w:keepLines/>
            <w:spacing w:before="80" w:after="80"/>
            <w:jc w:val="both"/>
          </w:pPr>
        </w:pPrChange>
      </w:pPr>
      <w:r>
        <w:rPr>
          <w:b/>
          <w:sz w:val="20"/>
        </w:rPr>
        <w:t>Table 4.</w:t>
      </w:r>
      <w:r>
        <w:rPr>
          <w:sz w:val="20"/>
        </w:rPr>
        <w:t xml:space="preserve"> Background intellectual property and underlying technology</w:t>
      </w:r>
    </w:p>
    <w:tbl>
      <w:tblPr>
        <w:tblStyle w:val="a7"/>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5" w:type="dxa"/>
          <w:bottom w:w="60" w:type="dxa"/>
          <w:right w:w="85" w:type="dxa"/>
        </w:tblCellMar>
        <w:tblLook w:val="01E0" w:firstRow="1" w:lastRow="1" w:firstColumn="1" w:lastColumn="1" w:noHBand="0" w:noVBand="0"/>
        <w:tblPrChange w:id="307" w:author="Li Jianfeng" w:date="2026-09-15T20:20:00Z" w16du:dateUtc="2026-09-15T12:20:00Z">
          <w:tblPr>
            <w:tblStyle w:val="a7"/>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5" w:type="dxa"/>
              <w:bottom w:w="60" w:type="dxa"/>
              <w:right w:w="85" w:type="dxa"/>
            </w:tblCellMar>
            <w:tblLook w:val="01E0" w:firstRow="1" w:lastRow="1" w:firstColumn="1" w:lastColumn="1" w:noHBand="0" w:noVBand="0"/>
          </w:tblPr>
        </w:tblPrChange>
      </w:tblPr>
      <w:tblGrid>
        <w:gridCol w:w="5382"/>
        <w:gridCol w:w="2977"/>
        <w:gridCol w:w="1275"/>
        <w:tblGridChange w:id="308">
          <w:tblGrid>
            <w:gridCol w:w="4815"/>
            <w:gridCol w:w="567"/>
            <w:gridCol w:w="2693"/>
            <w:gridCol w:w="284"/>
            <w:gridCol w:w="1134"/>
            <w:gridCol w:w="141"/>
          </w:tblGrid>
        </w:tblGridChange>
      </w:tblGrid>
      <w:tr w:rsidR="00E4627E" w:rsidRPr="004B30EA" w14:paraId="32107F49" w14:textId="77777777" w:rsidTr="000C0875">
        <w:trPr>
          <w:tblHeader/>
          <w:trPrChange w:id="309" w:author="Li Jianfeng" w:date="2026-09-15T20:20:00Z" w16du:dateUtc="2026-09-15T12:20:00Z">
            <w:trPr>
              <w:gridAfter w:val="0"/>
              <w:tblHeader/>
            </w:trPr>
          </w:trPrChange>
        </w:trPr>
        <w:tc>
          <w:tcPr>
            <w:tcW w:w="5382" w:type="dxa"/>
            <w:shd w:val="clear" w:color="auto" w:fill="CCCCCC"/>
            <w:tcPrChange w:id="310" w:author="Li Jianfeng" w:date="2026-09-15T20:20:00Z" w16du:dateUtc="2026-09-15T12:20:00Z">
              <w:tcPr>
                <w:tcW w:w="4815" w:type="dxa"/>
                <w:shd w:val="clear" w:color="auto" w:fill="CCCCCC"/>
              </w:tcPr>
            </w:tcPrChange>
          </w:tcPr>
          <w:p w14:paraId="159D5719" w14:textId="77777777" w:rsidR="001C68C8" w:rsidRDefault="00000000" w:rsidP="000D5E07">
            <w:pPr>
              <w:spacing w:after="40"/>
            </w:pPr>
            <w:r>
              <w:rPr>
                <w:b/>
                <w:sz w:val="20"/>
              </w:rPr>
              <w:t>Description</w:t>
            </w:r>
          </w:p>
        </w:tc>
        <w:tc>
          <w:tcPr>
            <w:tcW w:w="2977" w:type="dxa"/>
            <w:shd w:val="clear" w:color="auto" w:fill="CCCCCC"/>
            <w:tcPrChange w:id="311" w:author="Li Jianfeng" w:date="2026-09-15T20:20:00Z" w16du:dateUtc="2026-09-15T12:20:00Z">
              <w:tcPr>
                <w:tcW w:w="3260" w:type="dxa"/>
                <w:gridSpan w:val="2"/>
                <w:shd w:val="clear" w:color="auto" w:fill="CCCCCC"/>
              </w:tcPr>
            </w:tcPrChange>
          </w:tcPr>
          <w:p w14:paraId="50231C8B" w14:textId="77777777" w:rsidR="001C68C8" w:rsidRDefault="00000000" w:rsidP="000D5E07">
            <w:pPr>
              <w:spacing w:after="40"/>
            </w:pPr>
            <w:r>
              <w:rPr>
                <w:b/>
                <w:sz w:val="20"/>
              </w:rPr>
              <w:t>Type of IP</w:t>
            </w:r>
          </w:p>
        </w:tc>
        <w:tc>
          <w:tcPr>
            <w:tcW w:w="1275" w:type="dxa"/>
            <w:shd w:val="clear" w:color="auto" w:fill="CCCCCC"/>
            <w:tcPrChange w:id="312" w:author="Li Jianfeng" w:date="2026-09-15T20:20:00Z" w16du:dateUtc="2026-09-15T12:20:00Z">
              <w:tcPr>
                <w:tcW w:w="1418" w:type="dxa"/>
                <w:gridSpan w:val="2"/>
                <w:shd w:val="clear" w:color="auto" w:fill="CCCCCC"/>
              </w:tcPr>
            </w:tcPrChange>
          </w:tcPr>
          <w:p w14:paraId="6E0ADEC1" w14:textId="77777777" w:rsidR="001C68C8" w:rsidRDefault="00000000" w:rsidP="000D5E07">
            <w:pPr>
              <w:spacing w:after="40"/>
            </w:pPr>
            <w:r>
              <w:rPr>
                <w:b/>
                <w:sz w:val="20"/>
              </w:rPr>
              <w:t>Owner</w:t>
            </w:r>
          </w:p>
        </w:tc>
      </w:tr>
      <w:tr w:rsidR="00E4627E" w:rsidRPr="004B30EA" w14:paraId="2510FA4E" w14:textId="77777777" w:rsidTr="000C0875">
        <w:trPr>
          <w:trPrChange w:id="313" w:author="Li Jianfeng" w:date="2026-09-15T20:20:00Z" w16du:dateUtc="2026-09-15T12:20:00Z">
            <w:trPr>
              <w:gridAfter w:val="0"/>
            </w:trPr>
          </w:trPrChange>
        </w:trPr>
        <w:tc>
          <w:tcPr>
            <w:tcW w:w="5382" w:type="dxa"/>
            <w:tcPrChange w:id="314" w:author="Li Jianfeng" w:date="2026-09-15T20:20:00Z" w16du:dateUtc="2026-09-15T12:20:00Z">
              <w:tcPr>
                <w:tcW w:w="4815" w:type="dxa"/>
              </w:tcPr>
            </w:tcPrChange>
          </w:tcPr>
          <w:p w14:paraId="3DEFE006" w14:textId="77777777" w:rsidR="00C0740F" w:rsidRPr="003E3031" w:rsidRDefault="00000000" w:rsidP="003E5EAB">
            <w:pPr>
              <w:spacing w:after="40"/>
              <w:jc w:val="both"/>
              <w:rPr>
                <w:bCs/>
              </w:rPr>
              <w:pPrChange w:id="315" w:author="Li Jianfeng" w:date="2026-09-15T17:34:00Z" w16du:dateUtc="2026-09-15T09:34:00Z">
                <w:pPr>
                  <w:spacing w:after="40"/>
                </w:pPr>
              </w:pPrChange>
            </w:pPr>
            <w:r w:rsidRPr="003E3031">
              <w:rPr>
                <w:bCs/>
                <w:sz w:val="20"/>
                <w:rPrChange w:id="316" w:author="Li Jianfeng" w:date="2026-09-15T19:20:00Z" w16du:dateUtc="2026-09-15T11:20:00Z">
                  <w:rPr>
                    <w:b/>
                    <w:sz w:val="20"/>
                  </w:rPr>
                </w:rPrChange>
              </w:rPr>
              <w:t>SATM (Smart Adaptive Triggering Mechanism). Closed-loop optimisation of triggering conditions for event-driven sensing, with the co-designed sentinel/acquisition architecture, event-driven power and signal switching, and in-node preservation of pre-trigger data. Disclosed to NTUitive; documented in Singapore provisional application No. 10202502426R (26 August 2025). Inventors: Fu Yuguang, Cui Shuaiwen, Yu Xiao, Yu Xuewen.</w:t>
            </w:r>
          </w:p>
        </w:tc>
        <w:tc>
          <w:tcPr>
            <w:tcW w:w="2977" w:type="dxa"/>
            <w:tcPrChange w:id="317" w:author="Li Jianfeng" w:date="2026-09-15T20:20:00Z" w16du:dateUtc="2026-09-15T12:20:00Z">
              <w:tcPr>
                <w:tcW w:w="3260" w:type="dxa"/>
                <w:gridSpan w:val="2"/>
              </w:tcPr>
            </w:tcPrChange>
          </w:tcPr>
          <w:p w14:paraId="4F760828" w14:textId="77777777" w:rsidR="00CC26FF" w:rsidRDefault="00000000" w:rsidP="003E5EAB">
            <w:pPr>
              <w:spacing w:after="40"/>
              <w:jc w:val="both"/>
              <w:pPrChange w:id="318" w:author="Li Jianfeng" w:date="2026-09-15T17:34:00Z" w16du:dateUtc="2026-09-15T09:34:00Z">
                <w:pPr>
                  <w:spacing w:after="40"/>
                </w:pPr>
              </w:pPrChange>
            </w:pPr>
            <w:r>
              <w:rPr>
                <w:sz w:val="20"/>
              </w:rPr>
              <w:t>NTU-owned invention and implementation know-how. Disclosed to NTUitive; covered by a 2025 Singapore provisional filing, with the protection strategy being set with NTUitive around this project's foreground results.</w:t>
            </w:r>
          </w:p>
        </w:tc>
        <w:tc>
          <w:tcPr>
            <w:tcW w:w="1275" w:type="dxa"/>
            <w:tcPrChange w:id="319" w:author="Li Jianfeng" w:date="2026-09-15T20:20:00Z" w16du:dateUtc="2026-09-15T12:20:00Z">
              <w:tcPr>
                <w:tcW w:w="1418" w:type="dxa"/>
                <w:gridSpan w:val="2"/>
              </w:tcPr>
            </w:tcPrChange>
          </w:tcPr>
          <w:p w14:paraId="50213592" w14:textId="77777777" w:rsidR="001C68C8" w:rsidRDefault="00000000" w:rsidP="000D5E07">
            <w:pPr>
              <w:spacing w:after="40"/>
            </w:pPr>
            <w:r>
              <w:rPr>
                <w:sz w:val="20"/>
              </w:rPr>
              <w:t>NTU</w:t>
            </w:r>
          </w:p>
        </w:tc>
      </w:tr>
      <w:tr w:rsidR="001C68C8" w14:paraId="31F7CDA4" w14:textId="77777777" w:rsidTr="000C0875">
        <w:trPr>
          <w:trPrChange w:id="320" w:author="Li Jianfeng" w:date="2026-09-15T20:20:00Z" w16du:dateUtc="2026-09-15T12:20:00Z">
            <w:trPr>
              <w:gridAfter w:val="0"/>
            </w:trPr>
          </w:trPrChange>
        </w:trPr>
        <w:tc>
          <w:tcPr>
            <w:tcW w:w="5382" w:type="dxa"/>
            <w:tcPrChange w:id="321" w:author="Li Jianfeng" w:date="2026-09-15T20:20:00Z" w16du:dateUtc="2026-09-15T12:20:00Z">
              <w:tcPr>
                <w:tcW w:w="4815" w:type="dxa"/>
              </w:tcPr>
            </w:tcPrChange>
          </w:tcPr>
          <w:p w14:paraId="175F5B21" w14:textId="77777777" w:rsidR="001C68C8" w:rsidRPr="003E3031" w:rsidRDefault="00000000" w:rsidP="003E5EAB">
            <w:pPr>
              <w:spacing w:after="40"/>
              <w:jc w:val="both"/>
              <w:rPr>
                <w:bCs/>
              </w:rPr>
              <w:pPrChange w:id="322" w:author="Li Jianfeng" w:date="2026-09-15T17:34:00Z" w16du:dateUtc="2026-09-15T09:34:00Z">
                <w:pPr>
                  <w:spacing w:after="40"/>
                </w:pPr>
              </w:pPrChange>
            </w:pPr>
            <w:r w:rsidRPr="003E3031">
              <w:rPr>
                <w:bCs/>
                <w:sz w:val="20"/>
                <w:rPrChange w:id="323" w:author="Li Jianfeng" w:date="2026-09-15T19:20:00Z" w16du:dateUtc="2026-09-15T11:20:00Z">
                  <w:rPr>
                    <w:b/>
                    <w:sz w:val="20"/>
                  </w:rPr>
                </w:rPrChange>
              </w:rPr>
              <w:t>LiftNode. Dual-channel low-power wireless sensing node used to develop and validate the mechanism (NTU LIFT laboratory, ESP32 and STM32). Circuit design, fabrication and production-level testing complete.</w:t>
            </w:r>
          </w:p>
        </w:tc>
        <w:tc>
          <w:tcPr>
            <w:tcW w:w="2977" w:type="dxa"/>
            <w:tcPrChange w:id="324" w:author="Li Jianfeng" w:date="2026-09-15T20:20:00Z" w16du:dateUtc="2026-09-15T12:20:00Z">
              <w:tcPr>
                <w:tcW w:w="3260" w:type="dxa"/>
                <w:gridSpan w:val="2"/>
              </w:tcPr>
            </w:tcPrChange>
          </w:tcPr>
          <w:p w14:paraId="4037BDD5" w14:textId="77777777" w:rsidR="001C68C8" w:rsidRDefault="00000000" w:rsidP="003E5EAB">
            <w:pPr>
              <w:spacing w:after="40"/>
              <w:jc w:val="both"/>
              <w:pPrChange w:id="325" w:author="Li Jianfeng" w:date="2026-09-15T17:34:00Z" w16du:dateUtc="2026-09-15T09:34:00Z">
                <w:pPr>
                  <w:spacing w:after="40"/>
                </w:pPr>
              </w:pPrChange>
            </w:pPr>
            <w:r>
              <w:rPr>
                <w:sz w:val="20"/>
              </w:rPr>
              <w:t>Prior NTU work. Unpatented hardware design and know-how.</w:t>
            </w:r>
          </w:p>
        </w:tc>
        <w:tc>
          <w:tcPr>
            <w:tcW w:w="1275" w:type="dxa"/>
            <w:tcPrChange w:id="326" w:author="Li Jianfeng" w:date="2026-09-15T20:20:00Z" w16du:dateUtc="2026-09-15T12:20:00Z">
              <w:tcPr>
                <w:tcW w:w="1418" w:type="dxa"/>
                <w:gridSpan w:val="2"/>
              </w:tcPr>
            </w:tcPrChange>
          </w:tcPr>
          <w:p w14:paraId="357A5ABD" w14:textId="77777777" w:rsidR="001C68C8" w:rsidRDefault="00000000" w:rsidP="000D5E07">
            <w:pPr>
              <w:spacing w:after="40"/>
            </w:pPr>
            <w:r>
              <w:rPr>
                <w:sz w:val="20"/>
              </w:rPr>
              <w:t>NTU</w:t>
            </w:r>
          </w:p>
        </w:tc>
      </w:tr>
      <w:tr w:rsidR="001C68C8" w14:paraId="62D92B2C" w14:textId="77777777" w:rsidTr="000C0875">
        <w:trPr>
          <w:trPrChange w:id="327" w:author="Li Jianfeng" w:date="2026-09-15T20:20:00Z" w16du:dateUtc="2026-09-15T12:20:00Z">
            <w:trPr>
              <w:gridAfter w:val="0"/>
            </w:trPr>
          </w:trPrChange>
        </w:trPr>
        <w:tc>
          <w:tcPr>
            <w:tcW w:w="5382" w:type="dxa"/>
            <w:tcPrChange w:id="328" w:author="Li Jianfeng" w:date="2026-09-15T20:20:00Z" w16du:dateUtc="2026-09-15T12:20:00Z">
              <w:tcPr>
                <w:tcW w:w="4815" w:type="dxa"/>
              </w:tcPr>
            </w:tcPrChange>
          </w:tcPr>
          <w:p w14:paraId="0A98E346" w14:textId="77777777" w:rsidR="001C68C8" w:rsidRPr="003E3031" w:rsidRDefault="00000000" w:rsidP="003E5EAB">
            <w:pPr>
              <w:spacing w:after="40"/>
              <w:jc w:val="both"/>
              <w:rPr>
                <w:bCs/>
              </w:rPr>
              <w:pPrChange w:id="329" w:author="Li Jianfeng" w:date="2026-09-15T17:34:00Z" w16du:dateUtc="2026-09-15T09:34:00Z">
                <w:pPr>
                  <w:spacing w:after="40"/>
                </w:pPr>
              </w:pPrChange>
            </w:pPr>
            <w:r w:rsidRPr="003E3031">
              <w:rPr>
                <w:bCs/>
                <w:sz w:val="20"/>
                <w:rPrChange w:id="330" w:author="Li Jianfeng" w:date="2026-09-15T19:20:00Z" w16du:dateUtc="2026-09-15T11:20:00Z">
                  <w:rPr>
                    <w:b/>
                    <w:sz w:val="20"/>
                  </w:rPr>
                </w:rPrChange>
              </w:rPr>
              <w:t>TinySHM. Microcontroller-resident middleware on which the onboard layer runs: signal processing and lightweight neural-network inference within microcontroller memory and power budgets.</w:t>
            </w:r>
          </w:p>
        </w:tc>
        <w:tc>
          <w:tcPr>
            <w:tcW w:w="2977" w:type="dxa"/>
            <w:tcPrChange w:id="331" w:author="Li Jianfeng" w:date="2026-09-15T20:20:00Z" w16du:dateUtc="2026-09-15T12:20:00Z">
              <w:tcPr>
                <w:tcW w:w="3260" w:type="dxa"/>
                <w:gridSpan w:val="2"/>
              </w:tcPr>
            </w:tcPrChange>
          </w:tcPr>
          <w:p w14:paraId="2653ADFA" w14:textId="77777777" w:rsidR="001C68C8" w:rsidRDefault="00000000" w:rsidP="003E5EAB">
            <w:pPr>
              <w:spacing w:after="40"/>
              <w:jc w:val="both"/>
              <w:pPrChange w:id="332" w:author="Li Jianfeng" w:date="2026-09-15T17:34:00Z" w16du:dateUtc="2026-09-15T09:34:00Z">
                <w:pPr>
                  <w:spacing w:after="40"/>
                </w:pPr>
              </w:pPrChange>
            </w:pPr>
            <w:r>
              <w:rPr>
                <w:sz w:val="20"/>
              </w:rPr>
              <w:t>Prior NTU work. Unpatented software.</w:t>
            </w:r>
          </w:p>
        </w:tc>
        <w:tc>
          <w:tcPr>
            <w:tcW w:w="1275" w:type="dxa"/>
            <w:tcPrChange w:id="333" w:author="Li Jianfeng" w:date="2026-09-15T20:20:00Z" w16du:dateUtc="2026-09-15T12:20:00Z">
              <w:tcPr>
                <w:tcW w:w="1418" w:type="dxa"/>
                <w:gridSpan w:val="2"/>
              </w:tcPr>
            </w:tcPrChange>
          </w:tcPr>
          <w:p w14:paraId="7346167A" w14:textId="77777777" w:rsidR="001C68C8" w:rsidRDefault="00000000" w:rsidP="000D5E07">
            <w:pPr>
              <w:spacing w:after="40"/>
            </w:pPr>
            <w:r>
              <w:rPr>
                <w:sz w:val="20"/>
              </w:rPr>
              <w:t>NTU</w:t>
            </w:r>
          </w:p>
        </w:tc>
      </w:tr>
      <w:tr w:rsidR="00C0740F" w14:paraId="761C5AD1" w14:textId="77777777" w:rsidTr="000C0875">
        <w:trPr>
          <w:trPrChange w:id="334" w:author="Li Jianfeng" w:date="2026-09-15T20:20:00Z" w16du:dateUtc="2026-09-15T12:20:00Z">
            <w:trPr>
              <w:gridAfter w:val="0"/>
            </w:trPr>
          </w:trPrChange>
        </w:trPr>
        <w:tc>
          <w:tcPr>
            <w:tcW w:w="5382" w:type="dxa"/>
            <w:tcPrChange w:id="335" w:author="Li Jianfeng" w:date="2026-09-15T20:20:00Z" w16du:dateUtc="2026-09-15T12:20:00Z">
              <w:tcPr>
                <w:tcW w:w="4815" w:type="dxa"/>
              </w:tcPr>
            </w:tcPrChange>
          </w:tcPr>
          <w:p w14:paraId="405A23B5" w14:textId="77777777" w:rsidR="00C0740F" w:rsidRPr="003E3031" w:rsidRDefault="00000000" w:rsidP="003E5EAB">
            <w:pPr>
              <w:spacing w:after="40"/>
              <w:jc w:val="both"/>
              <w:rPr>
                <w:bCs/>
              </w:rPr>
              <w:pPrChange w:id="336" w:author="Li Jianfeng" w:date="2026-09-15T17:34:00Z" w16du:dateUtc="2026-09-15T09:34:00Z">
                <w:pPr>
                  <w:spacing w:after="40"/>
                </w:pPr>
              </w:pPrChange>
            </w:pPr>
            <w:r w:rsidRPr="003E3031">
              <w:rPr>
                <w:bCs/>
                <w:sz w:val="20"/>
                <w:rPrChange w:id="337" w:author="Li Jianfeng" w:date="2026-09-15T19:20:00Z" w16du:dateUtc="2026-09-15T11:20:00Z">
                  <w:rPr>
                    <w:b/>
                    <w:sz w:val="20"/>
                  </w:rPr>
                </w:rPrChange>
              </w:rPr>
              <w:t>Capture-workflow know-how. Firmware architecture for the sentinel and acquisition paths, the onboard estimation and parameter-tuning implementation, and the pre-deployment optimisation environment - beyond the published method.</w:t>
            </w:r>
          </w:p>
        </w:tc>
        <w:tc>
          <w:tcPr>
            <w:tcW w:w="2977" w:type="dxa"/>
            <w:tcPrChange w:id="338" w:author="Li Jianfeng" w:date="2026-09-15T20:20:00Z" w16du:dateUtc="2026-09-15T12:20:00Z">
              <w:tcPr>
                <w:tcW w:w="3260" w:type="dxa"/>
                <w:gridSpan w:val="2"/>
              </w:tcPr>
            </w:tcPrChange>
          </w:tcPr>
          <w:p w14:paraId="5D189FBC" w14:textId="77777777" w:rsidR="00C0740F" w:rsidRDefault="00000000" w:rsidP="003E5EAB">
            <w:pPr>
              <w:spacing w:after="40"/>
              <w:jc w:val="both"/>
              <w:pPrChange w:id="339" w:author="Li Jianfeng" w:date="2026-09-15T17:34:00Z" w16du:dateUtc="2026-09-15T09:34:00Z">
                <w:pPr>
                  <w:spacing w:after="40"/>
                </w:pPr>
              </w:pPrChange>
            </w:pPr>
            <w:r>
              <w:rPr>
                <w:sz w:val="20"/>
              </w:rPr>
              <w:t>Prior NTU work. Unpatented know-how.</w:t>
            </w:r>
          </w:p>
        </w:tc>
        <w:tc>
          <w:tcPr>
            <w:tcW w:w="1275" w:type="dxa"/>
            <w:tcPrChange w:id="340" w:author="Li Jianfeng" w:date="2026-09-15T20:20:00Z" w16du:dateUtc="2026-09-15T12:20:00Z">
              <w:tcPr>
                <w:tcW w:w="1418" w:type="dxa"/>
                <w:gridSpan w:val="2"/>
              </w:tcPr>
            </w:tcPrChange>
          </w:tcPr>
          <w:p w14:paraId="14B4C5FE" w14:textId="77777777" w:rsidR="00C0740F" w:rsidRDefault="00000000" w:rsidP="000D5E07">
            <w:pPr>
              <w:spacing w:after="40"/>
            </w:pPr>
            <w:r>
              <w:rPr>
                <w:sz w:val="20"/>
              </w:rPr>
              <w:t>NTU</w:t>
            </w:r>
          </w:p>
        </w:tc>
      </w:tr>
      <w:tr w:rsidR="001C68C8" w14:paraId="72B94E39" w14:textId="77777777" w:rsidTr="000C0875">
        <w:trPr>
          <w:trPrChange w:id="341" w:author="Li Jianfeng" w:date="2026-09-15T20:20:00Z" w16du:dateUtc="2026-09-15T12:20:00Z">
            <w:trPr>
              <w:gridAfter w:val="0"/>
            </w:trPr>
          </w:trPrChange>
        </w:trPr>
        <w:tc>
          <w:tcPr>
            <w:tcW w:w="5382" w:type="dxa"/>
            <w:tcPrChange w:id="342" w:author="Li Jianfeng" w:date="2026-09-15T20:20:00Z" w16du:dateUtc="2026-09-15T12:20:00Z">
              <w:tcPr>
                <w:tcW w:w="4815" w:type="dxa"/>
              </w:tcPr>
            </w:tcPrChange>
          </w:tcPr>
          <w:p w14:paraId="38D4F0F2" w14:textId="77777777" w:rsidR="001C68C8" w:rsidRPr="003E3031" w:rsidRDefault="00000000" w:rsidP="003E5EAB">
            <w:pPr>
              <w:spacing w:after="40"/>
              <w:jc w:val="both"/>
              <w:rPr>
                <w:bCs/>
              </w:rPr>
              <w:pPrChange w:id="343" w:author="Li Jianfeng" w:date="2026-09-15T17:34:00Z" w16du:dateUtc="2026-09-15T09:34:00Z">
                <w:pPr>
                  <w:spacing w:after="40"/>
                </w:pPr>
              </w:pPrChange>
            </w:pPr>
            <w:r w:rsidRPr="003E3031">
              <w:rPr>
                <w:bCs/>
                <w:sz w:val="20"/>
                <w:rPrChange w:id="344" w:author="Li Jianfeng" w:date="2026-09-15T19:20:00Z" w16du:dateUtc="2026-09-15T11:20:00Z">
                  <w:rPr>
                    <w:b/>
                    <w:sz w:val="20"/>
                  </w:rPr>
                </w:rPrChange>
              </w:rPr>
              <w:t>Published validation. Mechanical Systems and Signal Processing 241 (2025) 113537; Proceedings of SHMII-13 (2025), pp. 609-616.</w:t>
            </w:r>
          </w:p>
        </w:tc>
        <w:tc>
          <w:tcPr>
            <w:tcW w:w="2977" w:type="dxa"/>
            <w:tcPrChange w:id="345" w:author="Li Jianfeng" w:date="2026-09-15T20:20:00Z" w16du:dateUtc="2026-09-15T12:20:00Z">
              <w:tcPr>
                <w:tcW w:w="3260" w:type="dxa"/>
                <w:gridSpan w:val="2"/>
              </w:tcPr>
            </w:tcPrChange>
          </w:tcPr>
          <w:p w14:paraId="5C2C58D7" w14:textId="77777777" w:rsidR="001C68C8" w:rsidRDefault="00000000" w:rsidP="003E5EAB">
            <w:pPr>
              <w:spacing w:after="40"/>
              <w:jc w:val="both"/>
              <w:pPrChange w:id="346" w:author="Li Jianfeng" w:date="2026-09-15T17:34:00Z" w16du:dateUtc="2026-09-15T09:34:00Z">
                <w:pPr>
                  <w:spacing w:after="40"/>
                </w:pPr>
              </w:pPrChange>
            </w:pPr>
            <w:r>
              <w:rPr>
                <w:sz w:val="20"/>
              </w:rPr>
              <w:t>Published academic work. Public domain; cited as supporting evidence.</w:t>
            </w:r>
          </w:p>
        </w:tc>
        <w:tc>
          <w:tcPr>
            <w:tcW w:w="1275" w:type="dxa"/>
            <w:tcPrChange w:id="347" w:author="Li Jianfeng" w:date="2026-09-15T20:20:00Z" w16du:dateUtc="2026-09-15T12:20:00Z">
              <w:tcPr>
                <w:tcW w:w="1418" w:type="dxa"/>
                <w:gridSpan w:val="2"/>
              </w:tcPr>
            </w:tcPrChange>
          </w:tcPr>
          <w:p w14:paraId="2C5923A5" w14:textId="77777777" w:rsidR="001C68C8" w:rsidRDefault="00000000" w:rsidP="000D5E07">
            <w:pPr>
              <w:spacing w:after="40"/>
            </w:pPr>
            <w:r>
              <w:rPr>
                <w:sz w:val="20"/>
              </w:rPr>
              <w:t>Authors and publishers</w:t>
            </w:r>
          </w:p>
        </w:tc>
      </w:tr>
    </w:tbl>
    <w:p w14:paraId="70C65AD5" w14:textId="77777777" w:rsidR="001C68C8" w:rsidRDefault="00000000" w:rsidP="000D5E07">
      <w:pPr>
        <w:spacing w:after="120"/>
        <w:jc w:val="both"/>
      </w:pPr>
      <w:r>
        <w:rPr>
          <w:b/>
          <w:sz w:val="21"/>
        </w:rPr>
        <w:t xml:space="preserve">Intellectual property position. </w:t>
      </w:r>
      <w:r>
        <w:rPr>
          <w:sz w:val="21"/>
        </w:rPr>
        <w:t xml:space="preserve">Everything in </w:t>
      </w:r>
      <w:r w:rsidRPr="008B3349">
        <w:rPr>
          <w:b/>
          <w:bCs/>
          <w:sz w:val="21"/>
          <w:rPrChange w:id="348" w:author="Li Jianfeng" w:date="2026-09-15T20:26:00Z" w16du:dateUtc="2026-09-15T12:26:00Z">
            <w:rPr>
              <w:sz w:val="21"/>
            </w:rPr>
          </w:rPrChange>
        </w:rPr>
        <w:t>Table 4</w:t>
      </w:r>
      <w:r>
        <w:rPr>
          <w:sz w:val="21"/>
        </w:rPr>
        <w:t xml:space="preserve"> was developed at NTU and is owned by NTU. SATM has been disclosed to NTUitive and is covered by a 2025 Singapore provisional filing, with the protection strategy being set with NTUitive around this project's foreground results; it is further protected by implementation know-how and supported by peer-reviewed publication. LiftNode and TinySHM are prior NTU hardware and software work. </w:t>
      </w:r>
      <w:r>
        <w:rPr>
          <w:b/>
          <w:sz w:val="21"/>
        </w:rPr>
        <w:t xml:space="preserve">Freedom to operate. </w:t>
      </w:r>
      <w:r>
        <w:rPr>
          <w:sz w:val="21"/>
        </w:rPr>
        <w:t xml:space="preserve">The technology is unencumbered: inventor and author rights are assigned to NTU under its IP policy, external academic contact was limited to general discussion of sensing-node design and created no third-party rights, and no company funding, licence obligation or collaboration agreement attaches to it. NTUitive is </w:t>
      </w:r>
      <w:del w:id="349" w:author="Li Jianfeng" w:date="2026-09-15T20:27:00Z" w16du:dateUtc="2026-09-15T12:27:00Z">
        <w:r w:rsidDel="00B61380">
          <w:rPr>
            <w:sz w:val="21"/>
          </w:rPr>
          <w:delText xml:space="preserve">therefore </w:delText>
        </w:r>
      </w:del>
      <w:r>
        <w:rPr>
          <w:sz w:val="21"/>
        </w:rPr>
        <w:t>free to license the package and to file on the foreground work. This project creates that foreground - the decision-engine implementation, the configuration workflow, the controller/gateway adapter, the event-status interface, the reference-module design, the labelled benchmark datasets and the estimator characterisation - which NTUitive will review for protection as it is created. Background and foreground together are what a licence would convey.</w:t>
      </w:r>
    </w:p>
    <w:p w14:paraId="049786F5" w14:textId="77777777" w:rsidR="00E4627E" w:rsidRPr="004B30EA" w:rsidRDefault="00E4627E" w:rsidP="000D5E07">
      <w:pPr>
        <w:keepNext/>
        <w:spacing w:before="240" w:after="80"/>
        <w:jc w:val="both"/>
        <w:rPr>
          <w:b/>
          <w:bCs/>
          <w:lang w:val="en-GB"/>
        </w:rPr>
      </w:pPr>
      <w:r w:rsidRPr="004B30EA">
        <w:rPr>
          <w:b/>
          <w:bCs/>
          <w:lang w:val="en-GB"/>
        </w:rPr>
        <w:t>3.2</w:t>
      </w:r>
      <w:r w:rsidRPr="004B30EA">
        <w:rPr>
          <w:b/>
          <w:bCs/>
          <w:lang w:val="en-GB"/>
        </w:rPr>
        <w:tab/>
      </w:r>
      <w:commentRangeStart w:id="350"/>
      <w:commentRangeStart w:id="351"/>
      <w:r w:rsidRPr="004B30EA">
        <w:rPr>
          <w:b/>
          <w:bCs/>
          <w:lang w:val="en-GB"/>
        </w:rPr>
        <w:t>Detailed Technical Description (Maximum 6 pages)</w:t>
      </w:r>
      <w:commentRangeEnd w:id="350"/>
      <w:r w:rsidR="00E92E42" w:rsidRPr="004B30EA">
        <w:rPr>
          <w:rStyle w:val="af3"/>
          <w:b/>
          <w:bCs/>
          <w:sz w:val="24"/>
          <w:szCs w:val="24"/>
          <w:lang w:val="en-GB"/>
        </w:rPr>
        <w:commentReference w:id="350"/>
      </w:r>
      <w:commentRangeEnd w:id="351"/>
      <w:r w:rsidR="00E92E42" w:rsidRPr="004B30EA">
        <w:rPr>
          <w:rStyle w:val="af3"/>
          <w:b/>
          <w:bCs/>
          <w:sz w:val="24"/>
          <w:szCs w:val="24"/>
          <w:lang w:val="en-GB"/>
        </w:rPr>
        <w:commentReference w:id="351"/>
      </w:r>
    </w:p>
    <w:p w14:paraId="44533CC1" w14:textId="77777777" w:rsidR="00E4627E" w:rsidRPr="00B9616B" w:rsidRDefault="00E4627E" w:rsidP="000D5E07">
      <w:pPr>
        <w:spacing w:after="120"/>
        <w:jc w:val="both"/>
        <w:rPr>
          <w:rFonts w:eastAsiaTheme="minorEastAsia"/>
          <w:i/>
          <w:iCs/>
          <w:lang w:val="en-GB"/>
        </w:rPr>
      </w:pPr>
      <w:r w:rsidRPr="004B30EA">
        <w:rPr>
          <w:i/>
          <w:iCs/>
          <w:sz w:val="21"/>
          <w:lang w:val="en-GB"/>
        </w:rPr>
        <w:t xml:space="preserve">Please describe the technical merits and application of this project in detail. A brief description of the methodology of how the proof-of-concept will be carried out experimentally, the expected outcomes and deliverables of the project (e.g. prototype, device, feasibility studies, animal/clinical trials, </w:t>
      </w:r>
      <w:r w:rsidR="0080323F">
        <w:rPr>
          <w:i/>
          <w:iCs/>
          <w:sz w:val="21"/>
          <w:lang w:val="en-GB"/>
        </w:rPr>
        <w:t xml:space="preserve">application platform, </w:t>
      </w:r>
      <w:r w:rsidRPr="004B30EA">
        <w:rPr>
          <w:i/>
          <w:iCs/>
          <w:sz w:val="21"/>
          <w:lang w:val="en-GB"/>
        </w:rPr>
        <w:t xml:space="preserve">etc) should be provided. </w:t>
      </w:r>
    </w:p>
    <w:p w14:paraId="0731271D" w14:textId="77777777" w:rsidR="00DF049E" w:rsidRDefault="00000000" w:rsidP="000D5E07">
      <w:pPr>
        <w:keepNext/>
        <w:spacing w:before="140" w:after="40"/>
        <w:jc w:val="both"/>
      </w:pPr>
      <w:r>
        <w:rPr>
          <w:b/>
          <w:sz w:val="22"/>
        </w:rPr>
        <w:t>3.2.1  Technical merit and the existing technical base</w:t>
      </w:r>
    </w:p>
    <w:p w14:paraId="03B62D93" w14:textId="77777777" w:rsidR="00DF049E" w:rsidRDefault="00000000" w:rsidP="000D5E07">
      <w:pPr>
        <w:spacing w:after="120"/>
        <w:jc w:val="both"/>
      </w:pPr>
      <w:r>
        <w:rPr>
          <w:b/>
          <w:sz w:val="21"/>
        </w:rPr>
        <w:t xml:space="preserve">Technical proposition. </w:t>
      </w:r>
      <w:r>
        <w:rPr>
          <w:sz w:val="21"/>
        </w:rPr>
        <w:t xml:space="preserve">CatchWise separates perception from decision. Perception can be whatever the deployment already has - one or two lightweight indicators on a battery-powered node, or a feature, anomaly score or classified event on a controller. What CatchWise governs is the decision, and it governs it by optimisation rather than by setting. The customer states how much more a missed event costs than a false alarm; the engine scores its current detection performance on the device and improves the decision parameters until the score stops rising, then holds </w:t>
      </w:r>
      <w:r>
        <w:rPr>
          <w:sz w:val="21"/>
        </w:rPr>
        <w:lastRenderedPageBreak/>
        <w:t>them until a periodic context check calls for another round. Competing approaches fix the parameters once and can never say how far from the best they are.</w:t>
      </w:r>
    </w:p>
    <w:p w14:paraId="2058DB04" w14:textId="77777777" w:rsidR="00DF049E" w:rsidRDefault="00000000" w:rsidP="000D5E07">
      <w:pPr>
        <w:spacing w:after="120"/>
        <w:jc w:val="both"/>
      </w:pPr>
      <w:r>
        <w:rPr>
          <w:b/>
          <w:sz w:val="21"/>
        </w:rPr>
        <w:t xml:space="preserve">What already exists. </w:t>
      </w:r>
      <w:r>
        <w:rPr>
          <w:sz w:val="21"/>
        </w:rPr>
        <w:t xml:space="preserve">The project does not start from a concept: SATM, LiftNode and TinySHM are built and are listed with their ownership in </w:t>
      </w:r>
      <w:r w:rsidRPr="000F10B4">
        <w:rPr>
          <w:b/>
          <w:bCs/>
          <w:sz w:val="21"/>
          <w:rPrChange w:id="352" w:author="Li Jianfeng" w:date="2026-09-15T20:27:00Z" w16du:dateUtc="2026-09-15T12:27:00Z">
            <w:rPr>
              <w:sz w:val="21"/>
            </w:rPr>
          </w:rPrChange>
        </w:rPr>
        <w:t>Table 4</w:t>
      </w:r>
      <w:r>
        <w:rPr>
          <w:sz w:val="21"/>
        </w:rPr>
        <w:t>. On a laboratory multi-storey structure instrumented with LiftNode, three approaches were compared on identical data (Cui et al., Mechanical Systems and Signal Processing 241 (2025) 113537). A conservatively tuned manual threshold reached 100% recall at 50.0% precision - it missed nothing, but half of what it recorded was not of interest. An off-node exhaustive search reached F-beta 0.9350 (90.56% precision, 93.84% recall) at 15,354 times the relative computation and 15 MB of communication. The adaptive mechanism reached F-beta 0.9396 (90.84%, 94.36%) at 1.3% of that computation and no communication: irrelevant records fell from 50% to 9.2% while event capture stayed above 94%.</w:t>
      </w:r>
    </w:p>
    <w:p w14:paraId="7EFF100E" w14:textId="77777777" w:rsidR="00DF049E" w:rsidRDefault="00000000" w:rsidP="000D5E07">
      <w:pPr>
        <w:spacing w:after="120"/>
        <w:jc w:val="both"/>
      </w:pPr>
      <w:r>
        <w:rPr>
          <w:b/>
          <w:sz w:val="21"/>
        </w:rPr>
        <w:t xml:space="preserve">Design principles. </w:t>
      </w:r>
      <w:r>
        <w:rPr>
          <w:sz w:val="21"/>
        </w:rPr>
        <w:t>Four rules govern the design. One goal, one number: the customer's tolerance is turned into a single score the engine has something definite to climb. Measure before moving: the estimator scores the current setting first, because a loop cannot climb toward an optimum it cannot evaluate. Simplest sufficient perception: each deployment uses the least sensing and inference that can represent the event. Optimise at the edge: the search runs next to the data, so nothing leaves the device and no site visit is needed to re-tune. Acceptance adds one test on top of the score - the lower confidence bound on estimated recall must clear a floor agreed with the customer.</w:t>
      </w:r>
    </w:p>
    <w:p w14:paraId="1A17D702" w14:textId="77777777" w:rsidR="00DF049E" w:rsidRDefault="00000000" w:rsidP="000D5E07">
      <w:pPr>
        <w:spacing w:after="120"/>
        <w:jc w:val="both"/>
      </w:pPr>
      <w:r>
        <w:rPr>
          <w:b/>
          <w:sz w:val="21"/>
        </w:rPr>
        <w:t xml:space="preserve">Scope. </w:t>
      </w:r>
      <w:r>
        <w:rPr>
          <w:sz w:val="21"/>
        </w:rPr>
        <w:t>The engine is sector-neutral: it governs the decision behind any detector, so the same product serves both markets this project targets and others afterwards. Within this project it is built and proved on two representative deployments: one infrastructure event on constrained hardware, and one building mechanical-equipment anomaly on a controller or gateway. The project builds the decision engine, the two runtime profiles, the event interface, the reference module and the validation package.</w:t>
      </w:r>
    </w:p>
    <w:p w14:paraId="1FA02D30" w14:textId="77777777" w:rsidR="00DF049E" w:rsidRDefault="00000000" w:rsidP="000D5E07">
      <w:pPr>
        <w:keepNext/>
        <w:spacing w:before="140" w:after="40"/>
        <w:jc w:val="both"/>
      </w:pPr>
      <w:r>
        <w:rPr>
          <w:b/>
          <w:sz w:val="22"/>
        </w:rPr>
        <w:t>3.2.2  What this project will develop</w:t>
      </w:r>
    </w:p>
    <w:p w14:paraId="5EF24C86" w14:textId="77777777" w:rsidR="00DF049E" w:rsidRDefault="00000000" w:rsidP="000D5E07">
      <w:pPr>
        <w:spacing w:after="120"/>
        <w:jc w:val="both"/>
      </w:pPr>
      <w:r>
        <w:rPr>
          <w:b/>
          <w:sz w:val="21"/>
        </w:rPr>
        <w:t xml:space="preserve">From proof of principle to a product. </w:t>
      </w:r>
      <w:r>
        <w:rPr>
          <w:sz w:val="21"/>
        </w:rPr>
        <w:t xml:space="preserve">The published method is validated in the laboratory on one application setting - a structural monitoring scenario and the range of events arising in it - and on one hardware profile. </w:t>
      </w:r>
      <w:r w:rsidRPr="000F10B4">
        <w:rPr>
          <w:b/>
          <w:bCs/>
          <w:sz w:val="21"/>
          <w:rPrChange w:id="353" w:author="Li Jianfeng" w:date="2026-09-15T20:27:00Z" w16du:dateUtc="2026-09-15T12:27:00Z">
            <w:rPr>
              <w:sz w:val="21"/>
            </w:rPr>
          </w:rPrChange>
        </w:rPr>
        <w:t>Table 5</w:t>
      </w:r>
      <w:r>
        <w:rPr>
          <w:sz w:val="21"/>
        </w:rPr>
        <w:t xml:space="preserve"> states, element by element, how far each part of the platform has been taken and what this project builds on top of it. Two of the five are new work rather than packaging: the resource-rich adapter does not exist</w:t>
      </w:r>
      <w:del w:id="354" w:author="Li Jianfeng" w:date="2026-09-15T20:28:00Z" w16du:dateUtc="2026-09-15T12:28:00Z">
        <w:r w:rsidDel="0061572B">
          <w:rPr>
            <w:sz w:val="21"/>
          </w:rPr>
          <w:delText xml:space="preserve"> today</w:delText>
        </w:r>
      </w:del>
      <w:r>
        <w:rPr>
          <w:sz w:val="21"/>
        </w:rPr>
        <w:t>, and the estimators must be retrained for building mechanical-equipment faults with their error measured rather than assumed.</w:t>
      </w:r>
    </w:p>
    <w:p w14:paraId="27E5F0DC" w14:textId="77777777" w:rsidR="00080350" w:rsidRDefault="00000000" w:rsidP="000F4DF9">
      <w:pPr>
        <w:keepNext/>
        <w:keepLines/>
        <w:spacing w:before="80" w:after="80"/>
        <w:jc w:val="center"/>
      </w:pPr>
      <w:r>
        <w:rPr>
          <w:b/>
          <w:sz w:val="20"/>
        </w:rPr>
        <w:t>Table 5.</w:t>
      </w:r>
      <w:r>
        <w:rPr>
          <w:sz w:val="20"/>
        </w:rPr>
        <w:t xml:space="preserve"> Platform elements: current status and work carried out in this project</w:t>
      </w:r>
    </w:p>
    <w:tbl>
      <w:tblPr>
        <w:tblStyle w:val="a7"/>
        <w:tblW w:w="9638" w:type="dxa"/>
        <w:tblLayout w:type="fixed"/>
        <w:tblCellMar>
          <w:top w:w="60" w:type="dxa"/>
          <w:left w:w="85" w:type="dxa"/>
          <w:bottom w:w="60" w:type="dxa"/>
          <w:right w:w="85" w:type="dxa"/>
        </w:tblCellMar>
        <w:tblLook w:val="04A0" w:firstRow="1" w:lastRow="0" w:firstColumn="1" w:lastColumn="0" w:noHBand="0" w:noVBand="1"/>
        <w:tblPrChange w:id="355" w:author="Li Jianfeng" w:date="2026-09-15T20:01:00Z" w16du:dateUtc="2026-09-15T12:01:00Z">
          <w:tblPr>
            <w:tblStyle w:val="a7"/>
            <w:tblW w:w="9638" w:type="dxa"/>
            <w:tblLayout w:type="fixed"/>
            <w:tblCellMar>
              <w:top w:w="60" w:type="dxa"/>
              <w:left w:w="85" w:type="dxa"/>
              <w:bottom w:w="60" w:type="dxa"/>
              <w:right w:w="85" w:type="dxa"/>
            </w:tblCellMar>
            <w:tblLook w:val="04A0" w:firstRow="1" w:lastRow="0" w:firstColumn="1" w:lastColumn="0" w:noHBand="0" w:noVBand="1"/>
          </w:tblPr>
        </w:tblPrChange>
      </w:tblPr>
      <w:tblGrid>
        <w:gridCol w:w="1980"/>
        <w:gridCol w:w="3969"/>
        <w:gridCol w:w="3689"/>
        <w:tblGridChange w:id="356">
          <w:tblGrid>
            <w:gridCol w:w="1980"/>
            <w:gridCol w:w="514"/>
            <w:gridCol w:w="3455"/>
            <w:gridCol w:w="3689"/>
          </w:tblGrid>
        </w:tblGridChange>
      </w:tblGrid>
      <w:tr w:rsidR="00DF049E" w14:paraId="5BA29199" w14:textId="77777777" w:rsidTr="004A7946">
        <w:trPr>
          <w:tblHeader/>
          <w:trPrChange w:id="357" w:author="Li Jianfeng" w:date="2026-09-15T20:01:00Z" w16du:dateUtc="2026-09-15T12:01:00Z">
            <w:trPr>
              <w:tblHeader/>
            </w:trPr>
          </w:trPrChange>
        </w:trPr>
        <w:tc>
          <w:tcPr>
            <w:tcW w:w="1980" w:type="dxa"/>
            <w:shd w:val="clear" w:color="auto" w:fill="D9D9D9" w:themeFill="background1" w:themeFillShade="D9"/>
            <w:tcPrChange w:id="358" w:author="Li Jianfeng" w:date="2026-09-15T20:01:00Z" w16du:dateUtc="2026-09-15T12:01:00Z">
              <w:tcPr>
                <w:tcW w:w="2494" w:type="dxa"/>
                <w:gridSpan w:val="2"/>
              </w:tcPr>
            </w:tcPrChange>
          </w:tcPr>
          <w:p w14:paraId="3EFF8FD1" w14:textId="77777777" w:rsidR="00DF049E" w:rsidRPr="00771D50" w:rsidRDefault="00000000" w:rsidP="003E5EAB">
            <w:pPr>
              <w:spacing w:after="40"/>
              <w:jc w:val="both"/>
              <w:pPrChange w:id="359" w:author="Li Jianfeng" w:date="2026-09-15T17:34:00Z" w16du:dateUtc="2026-09-15T09:34:00Z">
                <w:pPr>
                  <w:spacing w:after="40"/>
                </w:pPr>
              </w:pPrChange>
            </w:pPr>
            <w:r>
              <w:rPr>
                <w:b/>
                <w:sz w:val="20"/>
              </w:rPr>
              <w:t>Platform element</w:t>
            </w:r>
          </w:p>
        </w:tc>
        <w:tc>
          <w:tcPr>
            <w:tcW w:w="3969" w:type="dxa"/>
            <w:shd w:val="clear" w:color="auto" w:fill="D9D9D9" w:themeFill="background1" w:themeFillShade="D9"/>
            <w:tcPrChange w:id="360" w:author="Li Jianfeng" w:date="2026-09-15T20:01:00Z" w16du:dateUtc="2026-09-15T12:01:00Z">
              <w:tcPr>
                <w:tcW w:w="3455" w:type="dxa"/>
              </w:tcPr>
            </w:tcPrChange>
          </w:tcPr>
          <w:p w14:paraId="6D3D14A6" w14:textId="77777777" w:rsidR="00DF049E" w:rsidRDefault="00000000" w:rsidP="000D5E07">
            <w:pPr>
              <w:spacing w:after="40"/>
            </w:pPr>
            <w:r>
              <w:rPr>
                <w:b/>
                <w:sz w:val="20"/>
              </w:rPr>
              <w:t>Current status</w:t>
            </w:r>
          </w:p>
        </w:tc>
        <w:tc>
          <w:tcPr>
            <w:tcW w:w="3689" w:type="dxa"/>
            <w:shd w:val="clear" w:color="auto" w:fill="D9D9D9" w:themeFill="background1" w:themeFillShade="D9"/>
            <w:tcPrChange w:id="361" w:author="Li Jianfeng" w:date="2026-09-15T20:01:00Z" w16du:dateUtc="2026-09-15T12:01:00Z">
              <w:tcPr>
                <w:tcW w:w="3689" w:type="dxa"/>
              </w:tcPr>
            </w:tcPrChange>
          </w:tcPr>
          <w:p w14:paraId="5B4E0855" w14:textId="77777777" w:rsidR="00DF049E" w:rsidRDefault="00000000" w:rsidP="000D5E07">
            <w:pPr>
              <w:spacing w:after="40"/>
            </w:pPr>
            <w:r>
              <w:rPr>
                <w:b/>
                <w:sz w:val="20"/>
              </w:rPr>
              <w:t>Work carried out in this project</w:t>
            </w:r>
          </w:p>
        </w:tc>
      </w:tr>
      <w:tr w:rsidR="00DF049E" w14:paraId="4A4DCBE7" w14:textId="77777777" w:rsidTr="004A7946">
        <w:tc>
          <w:tcPr>
            <w:tcW w:w="1980" w:type="dxa"/>
            <w:tcPrChange w:id="362" w:author="Li Jianfeng" w:date="2026-09-15T20:01:00Z" w16du:dateUtc="2026-09-15T12:01:00Z">
              <w:tcPr>
                <w:tcW w:w="2494" w:type="dxa"/>
                <w:gridSpan w:val="2"/>
              </w:tcPr>
            </w:tcPrChange>
          </w:tcPr>
          <w:p w14:paraId="06B889EE" w14:textId="77777777" w:rsidR="00C3092D" w:rsidRPr="007F4DB4" w:rsidRDefault="00000000" w:rsidP="004A7946">
            <w:pPr>
              <w:spacing w:after="40"/>
              <w:rPr>
                <w:bCs/>
              </w:rPr>
            </w:pPr>
            <w:r w:rsidRPr="007F4DB4">
              <w:rPr>
                <w:bCs/>
                <w:sz w:val="20"/>
                <w:rPrChange w:id="363" w:author="Li Jianfeng" w:date="2026-09-15T20:00:00Z" w16du:dateUtc="2026-09-15T12:00:00Z">
                  <w:rPr>
                    <w:b/>
                    <w:sz w:val="20"/>
                  </w:rPr>
                </w:rPrChange>
              </w:rPr>
              <w:t>Closed-loop optimisation engine</w:t>
            </w:r>
          </w:p>
        </w:tc>
        <w:tc>
          <w:tcPr>
            <w:tcW w:w="3969" w:type="dxa"/>
            <w:tcPrChange w:id="364" w:author="Li Jianfeng" w:date="2026-09-15T20:01:00Z" w16du:dateUtc="2026-09-15T12:01:00Z">
              <w:tcPr>
                <w:tcW w:w="3455" w:type="dxa"/>
              </w:tcPr>
            </w:tcPrChange>
          </w:tcPr>
          <w:p w14:paraId="70901FC9" w14:textId="36F73A8B" w:rsidR="00C3092D" w:rsidRDefault="00000000" w:rsidP="004A7946">
            <w:pPr>
              <w:spacing w:after="40"/>
              <w:jc w:val="both"/>
              <w:pPrChange w:id="365" w:author="Li Jianfeng" w:date="2026-09-15T20:01:00Z" w16du:dateUtc="2026-09-15T12:01:00Z">
                <w:pPr>
                  <w:spacing w:after="40"/>
                </w:pPr>
              </w:pPrChange>
            </w:pPr>
            <w:del w:id="366" w:author="Li Jianfeng" w:date="2026-09-15T20:04:00Z" w16du:dateUtc="2026-09-15T12:04:00Z">
              <w:r w:rsidDel="00771D50">
                <w:rPr>
                  <w:sz w:val="20"/>
                </w:rPr>
                <w:delText>Estimator and Bayesian-optimisation controller validated on the team's embedded middleware and published structural testbed.</w:delText>
              </w:r>
            </w:del>
            <w:ins w:id="367" w:author="Li Jianfeng" w:date="2026-09-15T20:04:00Z">
              <w:r w:rsidR="00771D50" w:rsidRPr="00771D50">
                <w:rPr>
                  <w:sz w:val="20"/>
                </w:rPr>
                <w:t>Estimator and Bayesian optimiser validated on the team’s embedded middleware and structural testbed.</w:t>
              </w:r>
            </w:ins>
          </w:p>
        </w:tc>
        <w:tc>
          <w:tcPr>
            <w:tcW w:w="3689" w:type="dxa"/>
            <w:tcPrChange w:id="368" w:author="Li Jianfeng" w:date="2026-09-15T20:01:00Z" w16du:dateUtc="2026-09-15T12:01:00Z">
              <w:tcPr>
                <w:tcW w:w="3689" w:type="dxa"/>
              </w:tcPr>
            </w:tcPrChange>
          </w:tcPr>
          <w:p w14:paraId="6420684A" w14:textId="0474DC23" w:rsidR="00C3092D" w:rsidRDefault="00000000" w:rsidP="004A7946">
            <w:pPr>
              <w:spacing w:after="40"/>
              <w:jc w:val="both"/>
              <w:pPrChange w:id="369" w:author="Li Jianfeng" w:date="2026-09-15T20:01:00Z" w16du:dateUtc="2026-09-15T12:01:00Z">
                <w:pPr>
                  <w:spacing w:after="40"/>
                </w:pPr>
              </w:pPrChange>
            </w:pPr>
            <w:del w:id="370" w:author="Li Jianfeng" w:date="2026-09-15T20:04:00Z" w16du:dateUtc="2026-09-15T12:04:00Z">
              <w:r w:rsidDel="00771D50">
                <w:rPr>
                  <w:sz w:val="20"/>
                </w:rPr>
                <w:delText>Package a shared decision API, configuration tool, performance reporting and bounded iteration for both runtime profiles.</w:delText>
              </w:r>
            </w:del>
            <w:ins w:id="371" w:author="Li Jianfeng" w:date="2026-09-15T20:04:00Z">
              <w:r w:rsidR="00771D50" w:rsidRPr="00771D50">
                <w:rPr>
                  <w:sz w:val="20"/>
                </w:rPr>
                <w:t>Package a shared decision API, configuration tool, performance reporting and bounded iteration for both runtime profiles.</w:t>
              </w:r>
            </w:ins>
          </w:p>
        </w:tc>
      </w:tr>
      <w:tr w:rsidR="00DF049E" w14:paraId="7B91EB31" w14:textId="77777777" w:rsidTr="004A7946">
        <w:tc>
          <w:tcPr>
            <w:tcW w:w="1980" w:type="dxa"/>
            <w:tcPrChange w:id="372" w:author="Li Jianfeng" w:date="2026-09-15T20:01:00Z" w16du:dateUtc="2026-09-15T12:01:00Z">
              <w:tcPr>
                <w:tcW w:w="2494" w:type="dxa"/>
                <w:gridSpan w:val="2"/>
              </w:tcPr>
            </w:tcPrChange>
          </w:tcPr>
          <w:p w14:paraId="259441C6" w14:textId="77777777" w:rsidR="00C3092D" w:rsidRPr="007F4DB4" w:rsidRDefault="00000000" w:rsidP="004A7946">
            <w:pPr>
              <w:spacing w:after="40"/>
              <w:rPr>
                <w:bCs/>
              </w:rPr>
            </w:pPr>
            <w:r w:rsidRPr="007F4DB4">
              <w:rPr>
                <w:bCs/>
                <w:sz w:val="20"/>
                <w:rPrChange w:id="373" w:author="Li Jianfeng" w:date="2026-09-15T20:00:00Z" w16du:dateUtc="2026-09-15T12:00:00Z">
                  <w:rPr>
                    <w:b/>
                    <w:sz w:val="20"/>
                  </w:rPr>
                </w:rPrChange>
              </w:rPr>
              <w:t>Constrained detect-wake-capture profile</w:t>
            </w:r>
          </w:p>
        </w:tc>
        <w:tc>
          <w:tcPr>
            <w:tcW w:w="3969" w:type="dxa"/>
            <w:tcPrChange w:id="374" w:author="Li Jianfeng" w:date="2026-09-15T20:01:00Z" w16du:dateUtc="2026-09-15T12:01:00Z">
              <w:tcPr>
                <w:tcW w:w="3455" w:type="dxa"/>
              </w:tcPr>
            </w:tcPrChange>
          </w:tcPr>
          <w:p w14:paraId="43AC0F23" w14:textId="282F5B99" w:rsidR="00C3092D" w:rsidRDefault="00000000" w:rsidP="004A7946">
            <w:pPr>
              <w:spacing w:after="40"/>
              <w:jc w:val="both"/>
              <w:pPrChange w:id="375" w:author="Li Jianfeng" w:date="2026-09-15T20:01:00Z" w16du:dateUtc="2026-09-15T12:01:00Z">
                <w:pPr>
                  <w:spacing w:after="40"/>
                </w:pPr>
              </w:pPrChange>
            </w:pPr>
            <w:del w:id="376" w:author="Li Jianfeng" w:date="2026-09-15T20:04:00Z" w16du:dateUtc="2026-09-15T12:04:00Z">
              <w:r w:rsidDel="00771D50">
                <w:rPr>
                  <w:sz w:val="20"/>
                </w:rPr>
                <w:delText>Dual-channel wireless sensing node has completed circuit design, fabrication and production-level testing.</w:delText>
              </w:r>
            </w:del>
            <w:ins w:id="377" w:author="Li Jianfeng" w:date="2026-09-15T20:04:00Z">
              <w:r w:rsidR="00771D50" w:rsidRPr="00771D50">
                <w:rPr>
                  <w:sz w:val="20"/>
                </w:rPr>
                <w:t>Dual-channel wireless node designed, fabricated and production-level tested.</w:t>
              </w:r>
            </w:ins>
          </w:p>
        </w:tc>
        <w:tc>
          <w:tcPr>
            <w:tcW w:w="3689" w:type="dxa"/>
            <w:tcPrChange w:id="378" w:author="Li Jianfeng" w:date="2026-09-15T20:01:00Z" w16du:dateUtc="2026-09-15T12:01:00Z">
              <w:tcPr>
                <w:tcW w:w="3689" w:type="dxa"/>
              </w:tcPr>
            </w:tcPrChange>
          </w:tcPr>
          <w:p w14:paraId="3ACD931F" w14:textId="0F1E92DC" w:rsidR="00C3092D" w:rsidRDefault="00000000" w:rsidP="004A7946">
            <w:pPr>
              <w:spacing w:after="40"/>
              <w:jc w:val="both"/>
              <w:pPrChange w:id="379" w:author="Li Jianfeng" w:date="2026-09-15T20:01:00Z" w16du:dateUtc="2026-09-15T12:01:00Z">
                <w:pPr>
                  <w:spacing w:after="40"/>
                </w:pPr>
              </w:pPrChange>
            </w:pPr>
            <w:r>
              <w:rPr>
                <w:sz w:val="20"/>
              </w:rPr>
              <w:t>C</w:t>
            </w:r>
            <w:del w:id="380" w:author="Li Jianfeng" w:date="2026-09-15T20:04:00Z" w16du:dateUtc="2026-09-15T12:04:00Z">
              <w:r w:rsidDel="00F463F7">
                <w:rPr>
                  <w:sz w:val="20"/>
                </w:rPr>
                <w:delText>o</w:delText>
              </w:r>
            </w:del>
            <w:ins w:id="381" w:author="Li Jianfeng" w:date="2026-09-15T20:04:00Z">
              <w:r w:rsidR="00F463F7" w:rsidRPr="00F463F7">
                <w:rPr>
                  <w:sz w:val="20"/>
                </w:rPr>
                <w:t>omplete compact firmware, reference module, pre-trigger alignment and wake/resource characterisation.</w:t>
              </w:r>
            </w:ins>
            <w:del w:id="382" w:author="Li Jianfeng" w:date="2026-09-15T20:04:00Z" w16du:dateUtc="2026-09-15T12:04:00Z">
              <w:r w:rsidDel="00F463F7">
                <w:rPr>
                  <w:sz w:val="20"/>
                </w:rPr>
                <w:delText>mplete the compact firmware, reference module, pre-trigger alignment and wake/resource characterisation.</w:delText>
              </w:r>
            </w:del>
          </w:p>
        </w:tc>
      </w:tr>
      <w:tr w:rsidR="00DF049E" w14:paraId="158BA8CD" w14:textId="77777777" w:rsidTr="004A7946">
        <w:tc>
          <w:tcPr>
            <w:tcW w:w="1980" w:type="dxa"/>
            <w:tcPrChange w:id="383" w:author="Li Jianfeng" w:date="2026-09-15T20:01:00Z" w16du:dateUtc="2026-09-15T12:01:00Z">
              <w:tcPr>
                <w:tcW w:w="2494" w:type="dxa"/>
                <w:gridSpan w:val="2"/>
              </w:tcPr>
            </w:tcPrChange>
          </w:tcPr>
          <w:p w14:paraId="27F8BC53" w14:textId="77777777" w:rsidR="00C3092D" w:rsidRPr="007F4DB4" w:rsidRDefault="00000000" w:rsidP="004A7946">
            <w:pPr>
              <w:spacing w:after="40"/>
              <w:rPr>
                <w:bCs/>
              </w:rPr>
            </w:pPr>
            <w:r w:rsidRPr="007F4DB4">
              <w:rPr>
                <w:bCs/>
                <w:sz w:val="20"/>
                <w:rPrChange w:id="384" w:author="Li Jianfeng" w:date="2026-09-15T20:00:00Z" w16du:dateUtc="2026-09-15T12:00:00Z">
                  <w:rPr>
                    <w:b/>
                    <w:sz w:val="20"/>
                  </w:rPr>
                </w:rPrChange>
              </w:rPr>
              <w:t>Resource-rich continuous profile</w:t>
            </w:r>
          </w:p>
        </w:tc>
        <w:tc>
          <w:tcPr>
            <w:tcW w:w="3969" w:type="dxa"/>
            <w:tcPrChange w:id="385" w:author="Li Jianfeng" w:date="2026-09-15T20:01:00Z" w16du:dateUtc="2026-09-15T12:01:00Z">
              <w:tcPr>
                <w:tcW w:w="3455" w:type="dxa"/>
              </w:tcPr>
            </w:tcPrChange>
          </w:tcPr>
          <w:p w14:paraId="0C5D8A02" w14:textId="17126E52" w:rsidR="00C3092D" w:rsidRDefault="00F463F7" w:rsidP="004A7946">
            <w:pPr>
              <w:spacing w:after="40"/>
              <w:jc w:val="both"/>
              <w:pPrChange w:id="386" w:author="Li Jianfeng" w:date="2026-09-15T20:01:00Z" w16du:dateUtc="2026-09-15T12:01:00Z">
                <w:pPr>
                  <w:spacing w:after="40"/>
                </w:pPr>
              </w:pPrChange>
            </w:pPr>
            <w:ins w:id="387" w:author="Li Jianfeng" w:date="2026-09-15T20:04:00Z">
              <w:r w:rsidRPr="00F463F7">
                <w:rPr>
                  <w:sz w:val="20"/>
                </w:rPr>
                <w:t>Embedded inference and signal processing exist; the controller/gateway adapter is new.</w:t>
              </w:r>
            </w:ins>
            <w:del w:id="388" w:author="Li Jianfeng" w:date="2026-09-15T20:04:00Z" w16du:dateUtc="2026-09-15T12:04:00Z">
              <w:r w:rsidR="00000000" w:rsidDel="00F463F7">
                <w:rPr>
                  <w:sz w:val="20"/>
                </w:rPr>
                <w:delText>Embedded inference and signal-processing foundations exist; the controller/gateway adapter does not. New work.</w:delText>
              </w:r>
            </w:del>
          </w:p>
        </w:tc>
        <w:tc>
          <w:tcPr>
            <w:tcW w:w="3689" w:type="dxa"/>
            <w:tcPrChange w:id="389" w:author="Li Jianfeng" w:date="2026-09-15T20:01:00Z" w16du:dateUtc="2026-09-15T12:01:00Z">
              <w:tcPr>
                <w:tcW w:w="3689" w:type="dxa"/>
              </w:tcPr>
            </w:tcPrChange>
          </w:tcPr>
          <w:p w14:paraId="7B8417A2" w14:textId="171345A3" w:rsidR="00C3092D" w:rsidRDefault="00F463F7" w:rsidP="004A7946">
            <w:pPr>
              <w:spacing w:after="40"/>
              <w:jc w:val="both"/>
              <w:pPrChange w:id="390" w:author="Li Jianfeng" w:date="2026-09-15T20:01:00Z" w16du:dateUtc="2026-09-15T12:01:00Z">
                <w:pPr>
                  <w:spacing w:after="40"/>
                </w:pPr>
              </w:pPrChange>
            </w:pPr>
            <w:ins w:id="391" w:author="Li Jianfeng" w:date="2026-09-15T20:04:00Z">
              <w:r w:rsidRPr="00F463F7">
                <w:rPr>
                  <w:sz w:val="20"/>
                </w:rPr>
                <w:t>Implement an adapter for features, anomaly scores and classified events; validate continuous operation on a controller or gateway.</w:t>
              </w:r>
            </w:ins>
            <w:del w:id="392" w:author="Li Jianfeng" w:date="2026-09-15T20:04:00Z" w16du:dateUtc="2026-09-15T12:04:00Z">
              <w:r w:rsidR="00000000" w:rsidDel="00F463F7">
                <w:rPr>
                  <w:sz w:val="20"/>
                </w:rPr>
                <w:delText>Implement the adapter for engineered features, anomaly scores or classified events; validate the optimisation loop on a controller or gateway under continuous analysis.</w:delText>
              </w:r>
            </w:del>
          </w:p>
        </w:tc>
      </w:tr>
      <w:tr w:rsidR="00DF049E" w14:paraId="561F458A" w14:textId="77777777" w:rsidTr="004A7946">
        <w:tc>
          <w:tcPr>
            <w:tcW w:w="1980" w:type="dxa"/>
            <w:tcPrChange w:id="393" w:author="Li Jianfeng" w:date="2026-09-15T20:01:00Z" w16du:dateUtc="2026-09-15T12:01:00Z">
              <w:tcPr>
                <w:tcW w:w="2494" w:type="dxa"/>
                <w:gridSpan w:val="2"/>
              </w:tcPr>
            </w:tcPrChange>
          </w:tcPr>
          <w:p w14:paraId="29D77932" w14:textId="77777777" w:rsidR="00C3092D" w:rsidRPr="007F4DB4" w:rsidRDefault="00000000" w:rsidP="004A7946">
            <w:pPr>
              <w:spacing w:after="40"/>
              <w:rPr>
                <w:bCs/>
              </w:rPr>
            </w:pPr>
            <w:r w:rsidRPr="007F4DB4">
              <w:rPr>
                <w:bCs/>
                <w:sz w:val="20"/>
                <w:rPrChange w:id="394" w:author="Li Jianfeng" w:date="2026-09-15T20:00:00Z" w16du:dateUtc="2026-09-15T12:00:00Z">
                  <w:rPr>
                    <w:b/>
                    <w:sz w:val="20"/>
                  </w:rPr>
                </w:rPrChange>
              </w:rPr>
              <w:t>Common event and data interface</w:t>
            </w:r>
          </w:p>
        </w:tc>
        <w:tc>
          <w:tcPr>
            <w:tcW w:w="3969" w:type="dxa"/>
            <w:tcPrChange w:id="395" w:author="Li Jianfeng" w:date="2026-09-15T20:01:00Z" w16du:dateUtc="2026-09-15T12:01:00Z">
              <w:tcPr>
                <w:tcW w:w="3455" w:type="dxa"/>
              </w:tcPr>
            </w:tcPrChange>
          </w:tcPr>
          <w:p w14:paraId="4A5139E5" w14:textId="19E8FF15" w:rsidR="00C3092D" w:rsidRDefault="00F463F7" w:rsidP="004A7946">
            <w:pPr>
              <w:spacing w:after="40"/>
              <w:jc w:val="both"/>
              <w:pPrChange w:id="396" w:author="Li Jianfeng" w:date="2026-09-15T20:01:00Z" w16du:dateUtc="2026-09-15T12:01:00Z">
                <w:pPr>
                  <w:spacing w:after="40"/>
                </w:pPr>
              </w:pPrChange>
            </w:pPr>
            <w:ins w:id="397" w:author="Li Jianfeng" w:date="2026-09-15T20:05:00Z">
              <w:r w:rsidRPr="00F463F7">
                <w:rPr>
                  <w:sz w:val="20"/>
                </w:rPr>
                <w:t>Research-node status output exists; the BMS and industrial product interface is undefined.</w:t>
              </w:r>
            </w:ins>
            <w:del w:id="398" w:author="Li Jianfeng" w:date="2026-09-15T20:05:00Z" w16du:dateUtc="2026-09-15T12:05:00Z">
              <w:r w:rsidR="00000000" w:rsidDel="00F463F7">
                <w:rPr>
                  <w:sz w:val="20"/>
                </w:rPr>
                <w:delText>Research-node status output exists; the product boundary for BMS and industrial hosts is undefined.</w:delText>
              </w:r>
            </w:del>
          </w:p>
        </w:tc>
        <w:tc>
          <w:tcPr>
            <w:tcW w:w="3689" w:type="dxa"/>
            <w:tcPrChange w:id="399" w:author="Li Jianfeng" w:date="2026-09-15T20:01:00Z" w16du:dateUtc="2026-09-15T12:01:00Z">
              <w:tcPr>
                <w:tcW w:w="3689" w:type="dxa"/>
              </w:tcPr>
            </w:tcPrChange>
          </w:tcPr>
          <w:p w14:paraId="2926F204" w14:textId="25192738" w:rsidR="00C3092D" w:rsidRDefault="00F463F7" w:rsidP="004A7946">
            <w:pPr>
              <w:spacing w:after="40"/>
              <w:jc w:val="both"/>
              <w:pPrChange w:id="400" w:author="Li Jianfeng" w:date="2026-09-15T20:01:00Z" w16du:dateUtc="2026-09-15T12:01:00Z">
                <w:pPr>
                  <w:spacing w:after="40"/>
                </w:pPr>
              </w:pPrChange>
            </w:pPr>
            <w:ins w:id="401" w:author="Li Jianfeng" w:date="2026-09-15T20:05:00Z">
              <w:r w:rsidRPr="00F463F7">
                <w:rPr>
                  <w:sz w:val="20"/>
                </w:rPr>
                <w:t>Define event-status, sensitivity, quality and associated-data interfaces; complete the integration review.</w:t>
              </w:r>
            </w:ins>
            <w:del w:id="402" w:author="Li Jianfeng" w:date="2026-09-15T20:05:00Z" w16du:dateUtc="2026-09-15T12:05:00Z">
              <w:r w:rsidR="00000000" w:rsidDel="00F463F7">
                <w:rPr>
                  <w:sz w:val="20"/>
                </w:rPr>
                <w:delText>Define the event-status, sensitivity, quality and associated-data interfaces; complete integration and design review.</w:delText>
              </w:r>
            </w:del>
          </w:p>
        </w:tc>
      </w:tr>
      <w:tr w:rsidR="00DF049E" w14:paraId="1839FA88" w14:textId="77777777" w:rsidTr="004A7946">
        <w:tc>
          <w:tcPr>
            <w:tcW w:w="1980" w:type="dxa"/>
            <w:tcPrChange w:id="403" w:author="Li Jianfeng" w:date="2026-09-15T20:01:00Z" w16du:dateUtc="2026-09-15T12:01:00Z">
              <w:tcPr>
                <w:tcW w:w="2494" w:type="dxa"/>
                <w:gridSpan w:val="2"/>
              </w:tcPr>
            </w:tcPrChange>
          </w:tcPr>
          <w:p w14:paraId="0BD6E8F8" w14:textId="77777777" w:rsidR="00C3092D" w:rsidRPr="007F4DB4" w:rsidRDefault="00000000" w:rsidP="004A7946">
            <w:pPr>
              <w:spacing w:after="40"/>
              <w:rPr>
                <w:bCs/>
              </w:rPr>
            </w:pPr>
            <w:r w:rsidRPr="007F4DB4">
              <w:rPr>
                <w:bCs/>
                <w:sz w:val="20"/>
                <w:rPrChange w:id="404" w:author="Li Jianfeng" w:date="2026-09-15T20:00:00Z" w16du:dateUtc="2026-09-15T12:00:00Z">
                  <w:rPr>
                    <w:b/>
                    <w:sz w:val="20"/>
                  </w:rPr>
                </w:rPrChange>
              </w:rPr>
              <w:t>Evidence package</w:t>
            </w:r>
          </w:p>
        </w:tc>
        <w:tc>
          <w:tcPr>
            <w:tcW w:w="3969" w:type="dxa"/>
            <w:tcPrChange w:id="405" w:author="Li Jianfeng" w:date="2026-09-15T20:01:00Z" w16du:dateUtc="2026-09-15T12:01:00Z">
              <w:tcPr>
                <w:tcW w:w="3455" w:type="dxa"/>
              </w:tcPr>
            </w:tcPrChange>
          </w:tcPr>
          <w:p w14:paraId="4EB434A1" w14:textId="4259FCF8" w:rsidR="00C3092D" w:rsidRDefault="00F463F7" w:rsidP="004A7946">
            <w:pPr>
              <w:spacing w:after="40"/>
              <w:jc w:val="both"/>
              <w:pPrChange w:id="406" w:author="Li Jianfeng" w:date="2026-09-15T20:01:00Z" w16du:dateUtc="2026-09-15T12:01:00Z">
                <w:pPr>
                  <w:spacing w:after="40"/>
                </w:pPr>
              </w:pPrChange>
            </w:pPr>
            <w:ins w:id="407" w:author="Li Jianfeng" w:date="2026-09-15T20:05:00Z">
              <w:r w:rsidRPr="00F463F7">
                <w:rPr>
                  <w:sz w:val="20"/>
                </w:rPr>
                <w:t>Validated in one laboratory application and one hardware profile; no matched comparison with commercial baselines.</w:t>
              </w:r>
            </w:ins>
            <w:del w:id="408" w:author="Li Jianfeng" w:date="2026-09-15T20:05:00Z" w16du:dateUtc="2026-09-15T12:05:00Z">
              <w:r w:rsidR="00000000" w:rsidDel="00F463F7">
                <w:rPr>
                  <w:sz w:val="20"/>
                </w:rPr>
                <w:delText>One application setting, one hardware profile, laboratory conditions; no matched comparison against the alternatives providers operate today.</w:delText>
              </w:r>
            </w:del>
          </w:p>
        </w:tc>
        <w:tc>
          <w:tcPr>
            <w:tcW w:w="3689" w:type="dxa"/>
            <w:tcPrChange w:id="409" w:author="Li Jianfeng" w:date="2026-09-15T20:01:00Z" w16du:dateUtc="2026-09-15T12:01:00Z">
              <w:tcPr>
                <w:tcW w:w="3689" w:type="dxa"/>
              </w:tcPr>
            </w:tcPrChange>
          </w:tcPr>
          <w:p w14:paraId="7253E9B7" w14:textId="26792111" w:rsidR="00C3092D" w:rsidRDefault="00F463F7" w:rsidP="004A7946">
            <w:pPr>
              <w:spacing w:after="40"/>
              <w:jc w:val="both"/>
              <w:pPrChange w:id="410" w:author="Li Jianfeng" w:date="2026-09-15T20:01:00Z" w16du:dateUtc="2026-09-15T12:01:00Z">
                <w:pPr>
                  <w:spacing w:after="40"/>
                </w:pPr>
              </w:pPrChange>
            </w:pPr>
            <w:ins w:id="411" w:author="Li Jianfeng" w:date="2026-09-15T20:05:00Z">
              <w:r w:rsidRPr="00F463F7">
                <w:rPr>
                  <w:sz w:val="20"/>
                </w:rPr>
                <w:t>Benchmark both profiles on two event classes; quantify estimator error and the validated operating range.</w:t>
              </w:r>
            </w:ins>
            <w:del w:id="412" w:author="Li Jianfeng" w:date="2026-09-15T20:05:00Z" w16du:dateUtc="2026-09-15T12:05:00Z">
              <w:r w:rsidR="00000000" w:rsidDel="00F463F7">
                <w:rPr>
                  <w:sz w:val="20"/>
                </w:rPr>
                <w:delText>Benchmark both profiles on two event classes against those alternatives; measure and report estimator error and the operating range in which results hold.</w:delText>
              </w:r>
            </w:del>
          </w:p>
        </w:tc>
      </w:tr>
    </w:tbl>
    <w:p w14:paraId="79EBE0FE" w14:textId="652E9361" w:rsidR="00080350" w:rsidRDefault="00F4261A" w:rsidP="00F4261A">
      <w:pPr>
        <w:keepNext/>
        <w:keepLines/>
        <w:spacing w:before="160" w:after="40"/>
        <w:jc w:val="center"/>
      </w:pPr>
      <w:ins w:id="413" w:author="Li Jianfeng" w:date="2026-09-15T19:17:00Z" w16du:dateUtc="2026-09-15T11:17:00Z">
        <w:r>
          <w:rPr>
            <w:noProof/>
          </w:rPr>
          <w:lastRenderedPageBreak/>
          <w:drawing>
            <wp:inline distT="0" distB="0" distL="0" distR="0" wp14:anchorId="049888F8" wp14:editId="32BFE4BA">
              <wp:extent cx="5983241" cy="2513930"/>
              <wp:effectExtent l="0" t="0" r="0" b="1270"/>
              <wp:docPr id="11019054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92111" cy="2517657"/>
                      </a:xfrm>
                      <a:prstGeom prst="rect">
                        <a:avLst/>
                      </a:prstGeom>
                      <a:noFill/>
                      <a:ln>
                        <a:noFill/>
                      </a:ln>
                    </pic:spPr>
                  </pic:pic>
                </a:graphicData>
              </a:graphic>
            </wp:inline>
          </w:drawing>
        </w:r>
      </w:ins>
      <w:del w:id="414" w:author="Li Jianfeng" w:date="2026-09-15T19:15:00Z" w16du:dateUtc="2026-09-15T11:15:00Z">
        <w:r w:rsidR="00000000" w:rsidDel="00B96827">
          <w:rPr>
            <w:noProof/>
          </w:rPr>
          <w:drawing>
            <wp:inline distT="0" distB="0" distL="0" distR="0" wp14:anchorId="36970510" wp14:editId="50CE0B55">
              <wp:extent cx="4536000" cy="19082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4"/>
                      <a:stretch>
                        <a:fillRect/>
                      </a:stretch>
                    </pic:blipFill>
                    <pic:spPr>
                      <a:xfrm>
                        <a:off x="0" y="0"/>
                        <a:ext cx="4536000" cy="1908248"/>
                      </a:xfrm>
                      <a:prstGeom prst="rect">
                        <a:avLst/>
                      </a:prstGeom>
                    </pic:spPr>
                  </pic:pic>
                </a:graphicData>
              </a:graphic>
            </wp:inline>
          </w:drawing>
        </w:r>
      </w:del>
    </w:p>
    <w:p w14:paraId="6923732C" w14:textId="77777777" w:rsidR="00080350" w:rsidRDefault="00000000" w:rsidP="000F4DF9">
      <w:pPr>
        <w:keepLines/>
        <w:spacing w:before="80" w:after="80"/>
        <w:jc w:val="center"/>
      </w:pPr>
      <w:r>
        <w:rPr>
          <w:b/>
          <w:sz w:val="20"/>
        </w:rPr>
        <w:t>Fig. 1.</w:t>
      </w:r>
      <w:r>
        <w:rPr>
          <w:sz w:val="20"/>
        </w:rPr>
        <w:t xml:space="preserve"> The adaptive decision loop; the italic lines are the work this project carries out</w:t>
      </w:r>
    </w:p>
    <w:p w14:paraId="7CF59447" w14:textId="77777777" w:rsidR="00DF049E" w:rsidRDefault="00000000" w:rsidP="000D5E07">
      <w:pPr>
        <w:keepNext/>
        <w:spacing w:before="140" w:after="40"/>
        <w:jc w:val="both"/>
      </w:pPr>
      <w:r>
        <w:rPr>
          <w:b/>
          <w:sz w:val="22"/>
        </w:rPr>
        <w:t>3.2.3  How the method works, and how it knows it is working</w:t>
      </w:r>
    </w:p>
    <w:p w14:paraId="744658B5" w14:textId="77777777" w:rsidR="00DF049E" w:rsidRDefault="00000000" w:rsidP="000D5E07">
      <w:pPr>
        <w:spacing w:after="120"/>
        <w:jc w:val="both"/>
      </w:pPr>
      <w:r>
        <w:rPr>
          <w:b/>
          <w:sz w:val="21"/>
        </w:rPr>
        <w:t xml:space="preserve">Why the decision is hard. </w:t>
      </w:r>
      <w:r>
        <w:rPr>
          <w:sz w:val="21"/>
        </w:rPr>
        <w:t>A detector's settings decide what counts as an event. Three things make them hard to get right. First, no formula tells you what performance a given setting will deliver at a given site. Second, the detector cannot see its own mistakes: a false alarm leaves a record, a missed event leaves nothing behind. Third, trying a setting means running it on live monitoring, so each trial costs real time. None of this is about battery life. All three apply equally to a mains-powered controller, which is why the method suits event-triggered and alarm-based operation in general, not only low-power sensing. The second difficulty is the one CatchWise removes: it turns performance that cannot be observed into a number the device can compute.</w:t>
      </w:r>
    </w:p>
    <w:p w14:paraId="3CE84A90" w14:textId="77777777" w:rsidR="00DF049E" w:rsidRDefault="00000000" w:rsidP="000D5E07">
      <w:pPr>
        <w:spacing w:after="120"/>
        <w:jc w:val="both"/>
      </w:pPr>
      <w:r>
        <w:rPr>
          <w:b/>
          <w:sz w:val="21"/>
        </w:rPr>
        <w:t xml:space="preserve">Every detector has settings to choose. </w:t>
      </w:r>
      <w:r>
        <w:rPr>
          <w:sz w:val="21"/>
        </w:rPr>
        <w:t>Between sensing and action there is always a rule with adjustable settings. On a node they are an amplitude threshold and how many consecutive samples must exceed it. On a controller they are a threshold on a score, a confirmation window, a hysteresis band, a minimum gap between events and, for a classifier, a confidence cut for each class. A detector that outputs a label has not escaped these settings. It has fixed them at training time, to the developer's tolerance rather than the operator's. CatchWise tunes this set of settings; it does not replace the perception in front of them.</w:t>
      </w:r>
    </w:p>
    <w:p w14:paraId="36814F8E" w14:textId="77777777" w:rsidR="00DF049E" w:rsidRDefault="00000000" w:rsidP="000D5E07">
      <w:pPr>
        <w:spacing w:after="120"/>
        <w:jc w:val="both"/>
      </w:pPr>
      <w:r>
        <w:rPr>
          <w:b/>
          <w:sz w:val="21"/>
        </w:rPr>
        <w:t xml:space="preserve">The loop. </w:t>
      </w:r>
      <w:r w:rsidRPr="004C66F7">
        <w:rPr>
          <w:b/>
          <w:bCs/>
          <w:sz w:val="21"/>
          <w:rPrChange w:id="415" w:author="Li Jianfeng" w:date="2026-09-15T20:24:00Z" w16du:dateUtc="2026-09-15T12:24:00Z">
            <w:rPr>
              <w:sz w:val="21"/>
            </w:rPr>
          </w:rPrChange>
        </w:rPr>
        <w:t>Fig. 1</w:t>
      </w:r>
      <w:r>
        <w:rPr>
          <w:sz w:val="21"/>
        </w:rPr>
        <w:t xml:space="preserve"> shows the engine. It has four parts, each with one job. The environment supplies the signal and the operating context. The system is the decision rule and its settings. The estimator scores how well that rule is doing now. The controller proposes the settings to try next. One pass round the loop is one trial. The loop continues until the score stops improving or the trial budget runs out, and then holds the settings it has reached. A periodic check of the operating context decides when another round is worth running.</w:t>
      </w:r>
    </w:p>
    <w:p w14:paraId="49C60DC4" w14:textId="77777777" w:rsidR="00DF049E" w:rsidRDefault="00000000" w:rsidP="000D5E07">
      <w:pPr>
        <w:spacing w:after="120"/>
        <w:jc w:val="both"/>
      </w:pPr>
      <w:r>
        <w:rPr>
          <w:b/>
          <w:sz w:val="21"/>
        </w:rPr>
        <w:t xml:space="preserve">Precision is measured, recall is inferred. </w:t>
      </w:r>
      <w:r>
        <w:rPr>
          <w:sz w:val="21"/>
        </w:rPr>
        <w:t>The estimator is two small learned functions, each small enough to run alongside a customer's firmware on a microcontroller. The first looks at what was captured and judges whether it was of interest; anything judged not of interest is a false alarm, so this side is measured directly. The second predicts how much of what happens the current settings would catch. This side has to be inferred, because a missed event leaves nothing behind to count. The inference works because the achievable detection rate depends on three things - the settings, the operating context, and the kinds of event that can occur - and the device knows the first two while it runs.</w:t>
      </w:r>
    </w:p>
    <w:p w14:paraId="19D5BAE1" w14:textId="77777777" w:rsidR="00DF049E" w:rsidRDefault="00000000" w:rsidP="000D5E07">
      <w:pPr>
        <w:spacing w:after="120"/>
        <w:jc w:val="both"/>
      </w:pPr>
      <w:r>
        <w:rPr>
          <w:b/>
          <w:sz w:val="21"/>
        </w:rPr>
        <w:t xml:space="preserve">Where the third input comes from. </w:t>
      </w:r>
      <w:r>
        <w:rPr>
          <w:sz w:val="21"/>
        </w:rPr>
        <w:t>Not from the field, which is exactly where the truth is missing, but from offline work, where the truth is built in and therefore known. A digital twin generates event and background sequences whose contents are known exactly. For any combination of settings and operating context, the performance that could be achieved can then be computed. Sweeping those combinations produces both the estimator's training data and the settings a node starts from. Simulation is not a shortcut here: the events of interest are rare, so it is the only way to obtain labelled examples at all. Three sources supply the events, in decreasing order of physical modelling: a physics twin of the excitation, the asset and its response; an operating envelope with fault signatures injected into it; and fleet or historical records. Radar does the same thing - in constant-false-alarm-rate detection the probability of detection is computed from a characterised model rather than counted from missed targets.</w:t>
      </w:r>
    </w:p>
    <w:p w14:paraId="376EF75F" w14:textId="77777777" w:rsidR="00DF049E" w:rsidRDefault="00000000" w:rsidP="000D5E07">
      <w:pPr>
        <w:spacing w:after="120"/>
        <w:jc w:val="both"/>
      </w:pPr>
      <w:r>
        <w:rPr>
          <w:b/>
          <w:sz w:val="21"/>
        </w:rPr>
        <w:t xml:space="preserve">What bounds the estimate. </w:t>
      </w:r>
      <w:r>
        <w:rPr>
          <w:sz w:val="21"/>
        </w:rPr>
        <w:t>The estimate holds for events of the kinds that were modelled, and the project says so rather than hiding it. Three controls keep it honest. Background and context models are calibrated against measured site data. The estimator is tested on sequences whose truth is known, and its error is reported next to the detection results. And the optimisation works on a lower confidence bound, so uncertainty pushes the decision towards missing less.</w:t>
      </w:r>
    </w:p>
    <w:p w14:paraId="4E0AF557" w14:textId="77777777" w:rsidR="00DF049E" w:rsidRDefault="00000000" w:rsidP="000D5E07">
      <w:pPr>
        <w:spacing w:after="120"/>
        <w:jc w:val="both"/>
      </w:pPr>
      <w:r>
        <w:rPr>
          <w:b/>
          <w:sz w:val="21"/>
        </w:rPr>
        <w:lastRenderedPageBreak/>
        <w:t xml:space="preserve">Finding the best settings. </w:t>
      </w:r>
      <w:r>
        <w:rPr>
          <w:sz w:val="21"/>
        </w:rPr>
        <w:t>The score has no formula behind it and every trial costs real monitoring time, so the search is treated as a black-box optimisation in which each observation is expensive. The controller uses Bayesian optimisation: it fits a Gaussian-process model to the trials so far, then uses an upper-confidence-bound rule to pick the next setting worth trying, exploring more before deployment and exploiting more once on the device. Keeping the number of trials small matters here not because the device is short of computing power, but because computing power cannot buy ground truth. The search runs in two phases - first in the digital twin, which yields a trained model and a good starting point, then on the device, fine-tuning against real observations. The trial history carries over, so a later round of convergence extends the same record instead of starting again.</w:t>
      </w:r>
    </w:p>
    <w:p w14:paraId="7DAB56BC" w14:textId="77777777" w:rsidR="00DF049E" w:rsidRDefault="00000000" w:rsidP="000D5E07">
      <w:pPr>
        <w:keepNext/>
        <w:spacing w:before="140" w:after="40"/>
        <w:jc w:val="both"/>
      </w:pPr>
      <w:r>
        <w:rPr>
          <w:b/>
          <w:sz w:val="22"/>
        </w:rPr>
        <w:t>3.2.4  Two perception modes, one common interface</w:t>
      </w:r>
    </w:p>
    <w:p w14:paraId="312B5AEA" w14:textId="77777777" w:rsidR="00DF049E" w:rsidRDefault="00000000" w:rsidP="000D5E07">
      <w:pPr>
        <w:spacing w:after="120"/>
        <w:jc w:val="both"/>
      </w:pPr>
      <w:r>
        <w:rPr>
          <w:b/>
          <w:sz w:val="21"/>
        </w:rPr>
        <w:t xml:space="preserve">Mode A: detect, wake, capture. </w:t>
      </w:r>
      <w:r>
        <w:rPr>
          <w:sz w:val="21"/>
        </w:rPr>
        <w:t>A low-power sentinel watches one or two selected indicators all the time. When it confirms an event, CatchWise powers up the high-fidelity channel, the storage or the radio. The sentinel sets the physical detection floor, and buffering before the trigger preserves the start of the event. This mode is validated on the infrastructure event class and the reference module.</w:t>
      </w:r>
    </w:p>
    <w:p w14:paraId="674B9D25" w14:textId="77777777" w:rsidR="00DF049E" w:rsidRDefault="00000000" w:rsidP="000D5E07">
      <w:pPr>
        <w:spacing w:after="120"/>
        <w:jc w:val="both"/>
      </w:pPr>
      <w:r>
        <w:rPr>
          <w:b/>
          <w:sz w:val="21"/>
        </w:rPr>
        <w:t xml:space="preserve">Mode B: detect, notify, prioritise. </w:t>
      </w:r>
      <w:r>
        <w:rPr>
          <w:sz w:val="21"/>
        </w:rPr>
        <w:t>A controller, gateway or edge computer works continuously on richer inputs - features, an anomaly score or a classified event. CatchWise applies the decision rule and the confirmation logic, reports the event status, marks the relevant window of data and triggers notification. This mode is validated on building mechanical equipment.</w:t>
      </w:r>
    </w:p>
    <w:p w14:paraId="5AD881FC" w14:textId="77777777" w:rsidR="00DF049E" w:rsidRDefault="00000000" w:rsidP="000D5E07">
      <w:pPr>
        <w:spacing w:after="120"/>
        <w:jc w:val="both"/>
      </w:pPr>
      <w:r>
        <w:rPr>
          <w:b/>
          <w:sz w:val="21"/>
        </w:rPr>
        <w:t xml:space="preserve">One interface for both. </w:t>
      </w:r>
      <w:r>
        <w:rPr>
          <w:sz w:val="21"/>
        </w:rPr>
        <w:t xml:space="preserve">Both modes present the same things to the customer's system: the event class, the sensitivity target, the decision-quality indicators, the event status and a reference to the associated data. The customer therefore keeps its own sensors, processors, radios, models and dashboards </w:t>
      </w:r>
      <w:r w:rsidRPr="004C66F7">
        <w:rPr>
          <w:b/>
          <w:bCs/>
          <w:sz w:val="21"/>
          <w:rPrChange w:id="416" w:author="Li Jianfeng" w:date="2026-09-15T20:24:00Z" w16du:dateUtc="2026-09-15T12:24:00Z">
            <w:rPr>
              <w:sz w:val="21"/>
            </w:rPr>
          </w:rPrChange>
        </w:rPr>
        <w:t>(Fig. 2)</w:t>
      </w:r>
      <w:r>
        <w:rPr>
          <w:sz w:val="21"/>
        </w:rPr>
        <w:t>.</w:t>
      </w:r>
    </w:p>
    <w:p w14:paraId="34444825" w14:textId="210BF9BE" w:rsidR="00DA7364" w:rsidRDefault="00000000" w:rsidP="000F4DF9">
      <w:pPr>
        <w:keepNext/>
        <w:spacing w:before="40" w:after="40"/>
        <w:jc w:val="center"/>
      </w:pPr>
      <w:del w:id="417" w:author="Li Jianfeng" w:date="2026-09-15T19:17:00Z" w16du:dateUtc="2026-09-15T11:17:00Z">
        <w:r w:rsidDel="00891A25">
          <w:rPr>
            <w:noProof/>
          </w:rPr>
          <w:drawing>
            <wp:inline distT="0" distB="0" distL="0" distR="0" wp14:anchorId="4687A849" wp14:editId="12969061">
              <wp:extent cx="4248000" cy="18549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5"/>
                      <a:stretch>
                        <a:fillRect/>
                      </a:stretch>
                    </pic:blipFill>
                    <pic:spPr>
                      <a:xfrm>
                        <a:off x="0" y="0"/>
                        <a:ext cx="4248000" cy="1854929"/>
                      </a:xfrm>
                      <a:prstGeom prst="rect">
                        <a:avLst/>
                      </a:prstGeom>
                    </pic:spPr>
                  </pic:pic>
                </a:graphicData>
              </a:graphic>
            </wp:inline>
          </w:drawing>
        </w:r>
      </w:del>
      <w:ins w:id="418" w:author="Li Jianfeng" w:date="2026-09-15T19:17:00Z" w16du:dateUtc="2026-09-15T11:17:00Z">
        <w:r w:rsidR="00891A25">
          <w:rPr>
            <w:noProof/>
          </w:rPr>
          <w:drawing>
            <wp:inline distT="0" distB="0" distL="0" distR="0" wp14:anchorId="5ED7D4C1" wp14:editId="4D6F99F2">
              <wp:extent cx="4663383" cy="2032000"/>
              <wp:effectExtent l="0" t="0" r="4445" b="6350"/>
              <wp:docPr id="11924587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9645" cy="2043443"/>
                      </a:xfrm>
                      <a:prstGeom prst="rect">
                        <a:avLst/>
                      </a:prstGeom>
                      <a:noFill/>
                      <a:ln>
                        <a:noFill/>
                      </a:ln>
                    </pic:spPr>
                  </pic:pic>
                </a:graphicData>
              </a:graphic>
            </wp:inline>
          </w:drawing>
        </w:r>
      </w:ins>
    </w:p>
    <w:p w14:paraId="3A90960C" w14:textId="77777777" w:rsidR="00080350" w:rsidRDefault="00000000" w:rsidP="000F4DF9">
      <w:pPr>
        <w:keepLines/>
        <w:spacing w:before="80" w:after="80"/>
        <w:jc w:val="center"/>
      </w:pPr>
      <w:r>
        <w:rPr>
          <w:b/>
          <w:sz w:val="20"/>
        </w:rPr>
        <w:t>Fig. 2.</w:t>
      </w:r>
      <w:r>
        <w:rPr>
          <w:sz w:val="20"/>
        </w:rPr>
        <w:t xml:space="preserve"> CatchWise dual-mode value architecture</w:t>
      </w:r>
    </w:p>
    <w:p w14:paraId="21190C6C" w14:textId="77777777" w:rsidR="00DF049E" w:rsidRDefault="00000000" w:rsidP="000D5E07">
      <w:pPr>
        <w:keepNext/>
        <w:spacing w:before="140" w:after="40"/>
        <w:jc w:val="both"/>
      </w:pPr>
      <w:r>
        <w:rPr>
          <w:b/>
          <w:sz w:val="22"/>
        </w:rPr>
        <w:t>3.2.5  Proof-of-concept methodology</w:t>
      </w:r>
    </w:p>
    <w:p w14:paraId="3B55DE52" w14:textId="77777777" w:rsidR="00080350" w:rsidRDefault="00000000" w:rsidP="000F4DF9">
      <w:pPr>
        <w:keepNext/>
        <w:keepLines/>
        <w:spacing w:before="80" w:after="80"/>
        <w:jc w:val="center"/>
      </w:pPr>
      <w:r>
        <w:rPr>
          <w:b/>
          <w:sz w:val="20"/>
        </w:rPr>
        <w:t>Table 6.</w:t>
      </w:r>
      <w:r>
        <w:rPr>
          <w:sz w:val="20"/>
        </w:rPr>
        <w:t xml:space="preserve"> Proof-of-concept methodology: stages, baselines and measured quantities</w:t>
      </w:r>
    </w:p>
    <w:tbl>
      <w:tblPr>
        <w:tblStyle w:val="a7"/>
        <w:tblW w:w="9631" w:type="dxa"/>
        <w:tblLayout w:type="fixed"/>
        <w:tblCellMar>
          <w:top w:w="60" w:type="dxa"/>
          <w:left w:w="85" w:type="dxa"/>
          <w:bottom w:w="60" w:type="dxa"/>
          <w:right w:w="85" w:type="dxa"/>
        </w:tblCellMar>
        <w:tblLook w:val="04A0" w:firstRow="1" w:lastRow="0" w:firstColumn="1" w:lastColumn="0" w:noHBand="0" w:noVBand="1"/>
        <w:tblPrChange w:id="419" w:author="Li Jianfeng" w:date="2026-09-15T20:08:00Z" w16du:dateUtc="2026-09-15T12:08:00Z">
          <w:tblPr>
            <w:tblStyle w:val="a7"/>
            <w:tblW w:w="0" w:type="auto"/>
            <w:tblLayout w:type="fixed"/>
            <w:tblCellMar>
              <w:top w:w="60" w:type="dxa"/>
              <w:left w:w="85" w:type="dxa"/>
              <w:bottom w:w="60" w:type="dxa"/>
              <w:right w:w="85" w:type="dxa"/>
            </w:tblCellMar>
            <w:tblLook w:val="04A0" w:firstRow="1" w:lastRow="0" w:firstColumn="1" w:lastColumn="0" w:noHBand="0" w:noVBand="1"/>
          </w:tblPr>
        </w:tblPrChange>
      </w:tblPr>
      <w:tblGrid>
        <w:gridCol w:w="1756"/>
        <w:gridCol w:w="3626"/>
        <w:gridCol w:w="1643"/>
        <w:gridCol w:w="2606"/>
        <w:tblGridChange w:id="420">
          <w:tblGrid>
            <w:gridCol w:w="1756"/>
            <w:gridCol w:w="3343"/>
            <w:gridCol w:w="283"/>
            <w:gridCol w:w="1643"/>
            <w:gridCol w:w="2606"/>
          </w:tblGrid>
        </w:tblGridChange>
      </w:tblGrid>
      <w:tr w:rsidR="00DF049E" w14:paraId="4770BC13" w14:textId="77777777" w:rsidTr="00B66D69">
        <w:trPr>
          <w:tblHeader/>
          <w:trPrChange w:id="421" w:author="Li Jianfeng" w:date="2026-09-15T20:08:00Z" w16du:dateUtc="2026-09-15T12:08:00Z">
            <w:trPr>
              <w:tblHeader/>
            </w:trPr>
          </w:trPrChange>
        </w:trPr>
        <w:tc>
          <w:tcPr>
            <w:tcW w:w="1756" w:type="dxa"/>
            <w:shd w:val="clear" w:color="auto" w:fill="D9D9D9" w:themeFill="background1" w:themeFillShade="D9"/>
            <w:tcPrChange w:id="422" w:author="Li Jianfeng" w:date="2026-09-15T20:08:00Z" w16du:dateUtc="2026-09-15T12:08:00Z">
              <w:tcPr>
                <w:tcW w:w="1756" w:type="dxa"/>
              </w:tcPr>
            </w:tcPrChange>
          </w:tcPr>
          <w:p w14:paraId="04764188" w14:textId="77777777" w:rsidR="00C3092D" w:rsidRDefault="00000000" w:rsidP="000D5E07">
            <w:pPr>
              <w:spacing w:after="40"/>
            </w:pPr>
            <w:r>
              <w:rPr>
                <w:b/>
                <w:sz w:val="20"/>
              </w:rPr>
              <w:t>Stage</w:t>
            </w:r>
          </w:p>
        </w:tc>
        <w:tc>
          <w:tcPr>
            <w:tcW w:w="3626" w:type="dxa"/>
            <w:shd w:val="clear" w:color="auto" w:fill="D9D9D9" w:themeFill="background1" w:themeFillShade="D9"/>
            <w:tcPrChange w:id="423" w:author="Li Jianfeng" w:date="2026-09-15T20:08:00Z" w16du:dateUtc="2026-09-15T12:08:00Z">
              <w:tcPr>
                <w:tcW w:w="3343" w:type="dxa"/>
              </w:tcPr>
            </w:tcPrChange>
          </w:tcPr>
          <w:p w14:paraId="47BCA8AA" w14:textId="77777777" w:rsidR="00C3092D" w:rsidRDefault="00000000" w:rsidP="000D5E07">
            <w:pPr>
              <w:spacing w:after="40"/>
            </w:pPr>
            <w:r>
              <w:rPr>
                <w:b/>
                <w:sz w:val="20"/>
              </w:rPr>
              <w:t>What is done</w:t>
            </w:r>
          </w:p>
        </w:tc>
        <w:tc>
          <w:tcPr>
            <w:tcW w:w="1643" w:type="dxa"/>
            <w:shd w:val="clear" w:color="auto" w:fill="D9D9D9" w:themeFill="background1" w:themeFillShade="D9"/>
            <w:tcPrChange w:id="424" w:author="Li Jianfeng" w:date="2026-09-15T20:08:00Z" w16du:dateUtc="2026-09-15T12:08:00Z">
              <w:tcPr>
                <w:tcW w:w="1926" w:type="dxa"/>
                <w:gridSpan w:val="2"/>
              </w:tcPr>
            </w:tcPrChange>
          </w:tcPr>
          <w:p w14:paraId="2B9F6CAF" w14:textId="77777777" w:rsidR="00C3092D" w:rsidRDefault="00000000" w:rsidP="000D5E07">
            <w:pPr>
              <w:spacing w:after="40"/>
            </w:pPr>
            <w:r>
              <w:rPr>
                <w:b/>
                <w:sz w:val="20"/>
              </w:rPr>
              <w:t>Compared against</w:t>
            </w:r>
          </w:p>
        </w:tc>
        <w:tc>
          <w:tcPr>
            <w:tcW w:w="2606" w:type="dxa"/>
            <w:shd w:val="clear" w:color="auto" w:fill="D9D9D9" w:themeFill="background1" w:themeFillShade="D9"/>
            <w:tcPrChange w:id="425" w:author="Li Jianfeng" w:date="2026-09-15T20:08:00Z" w16du:dateUtc="2026-09-15T12:08:00Z">
              <w:tcPr>
                <w:tcW w:w="2606" w:type="dxa"/>
              </w:tcPr>
            </w:tcPrChange>
          </w:tcPr>
          <w:p w14:paraId="1E1930C5" w14:textId="77777777" w:rsidR="00C3092D" w:rsidRDefault="00000000" w:rsidP="000D5E07">
            <w:pPr>
              <w:spacing w:after="40"/>
            </w:pPr>
            <w:r>
              <w:rPr>
                <w:b/>
                <w:sz w:val="20"/>
              </w:rPr>
              <w:t>What is measured</w:t>
            </w:r>
          </w:p>
        </w:tc>
      </w:tr>
      <w:tr w:rsidR="00DF049E" w14:paraId="11523CF7" w14:textId="77777777" w:rsidTr="00B66D69">
        <w:tc>
          <w:tcPr>
            <w:tcW w:w="1756" w:type="dxa"/>
            <w:tcPrChange w:id="426" w:author="Li Jianfeng" w:date="2026-09-15T20:08:00Z" w16du:dateUtc="2026-09-15T12:08:00Z">
              <w:tcPr>
                <w:tcW w:w="1756" w:type="dxa"/>
              </w:tcPr>
            </w:tcPrChange>
          </w:tcPr>
          <w:p w14:paraId="034D005D" w14:textId="77777777" w:rsidR="00C3092D" w:rsidRDefault="00000000" w:rsidP="005C03A5">
            <w:pPr>
              <w:spacing w:after="40"/>
            </w:pPr>
            <w:r>
              <w:rPr>
                <w:sz w:val="20"/>
              </w:rPr>
              <w:t>Preparation</w:t>
            </w:r>
          </w:p>
        </w:tc>
        <w:tc>
          <w:tcPr>
            <w:tcW w:w="3626" w:type="dxa"/>
            <w:tcPrChange w:id="427" w:author="Li Jianfeng" w:date="2026-09-15T20:08:00Z" w16du:dateUtc="2026-09-15T12:08:00Z">
              <w:tcPr>
                <w:tcW w:w="3343" w:type="dxa"/>
              </w:tcPr>
            </w:tcPrChange>
          </w:tcPr>
          <w:p w14:paraId="3C1391CE" w14:textId="44A59455" w:rsidR="00C3092D" w:rsidRDefault="0002798E" w:rsidP="005C03A5">
            <w:pPr>
              <w:spacing w:after="40"/>
            </w:pPr>
            <w:ins w:id="428" w:author="Li Jianfeng" w:date="2026-09-15T20:07:00Z">
              <w:r w:rsidRPr="0002798E">
                <w:rPr>
                  <w:sz w:val="20"/>
                </w:rPr>
                <w:t>Define the event classes and operating conditions; screen detectability; set the labelled-data protocol and acceptance criteria; deploy the first constrained build and specify the reference module.</w:t>
              </w:r>
            </w:ins>
            <w:del w:id="429" w:author="Li Jianfeng" w:date="2026-09-15T20:07:00Z" w16du:dateUtc="2026-09-15T12:07:00Z">
              <w:r w:rsidR="00000000" w:rsidDel="0002798E">
                <w:rPr>
                  <w:sz w:val="20"/>
                </w:rPr>
                <w:delText>Define both event classes and operating conditions; screen both event-and-perception pairings for detectability; fix the labelled-data protocol; bring the engine up on the constrained runtime and specify the reference module.</w:delText>
              </w:r>
            </w:del>
          </w:p>
        </w:tc>
        <w:tc>
          <w:tcPr>
            <w:tcW w:w="1643" w:type="dxa"/>
            <w:tcPrChange w:id="430" w:author="Li Jianfeng" w:date="2026-09-15T20:08:00Z" w16du:dateUtc="2026-09-15T12:08:00Z">
              <w:tcPr>
                <w:tcW w:w="1926" w:type="dxa"/>
                <w:gridSpan w:val="2"/>
              </w:tcPr>
            </w:tcPrChange>
          </w:tcPr>
          <w:p w14:paraId="55CD5125" w14:textId="77777777" w:rsidR="00C3092D" w:rsidRDefault="00000000" w:rsidP="005C03A5">
            <w:pPr>
              <w:spacing w:after="40"/>
            </w:pPr>
            <w:r>
              <w:rPr>
                <w:sz w:val="20"/>
              </w:rPr>
              <w:t>-</w:t>
            </w:r>
          </w:p>
        </w:tc>
        <w:tc>
          <w:tcPr>
            <w:tcW w:w="2606" w:type="dxa"/>
            <w:tcPrChange w:id="431" w:author="Li Jianfeng" w:date="2026-09-15T20:08:00Z" w16du:dateUtc="2026-09-15T12:08:00Z">
              <w:tcPr>
                <w:tcW w:w="2606" w:type="dxa"/>
              </w:tcPr>
            </w:tcPrChange>
          </w:tcPr>
          <w:p w14:paraId="40AEE9F5" w14:textId="614C2214" w:rsidR="00C3092D" w:rsidRDefault="00CD02E3" w:rsidP="005C03A5">
            <w:pPr>
              <w:spacing w:after="40"/>
            </w:pPr>
            <w:ins w:id="432" w:author="Li Jianfeng" w:date="2026-09-15T20:07:00Z">
              <w:r w:rsidRPr="00CD02E3">
                <w:rPr>
                  <w:sz w:val="20"/>
                </w:rPr>
                <w:t>Separability or detection floor; predefined acceptance criteria</w:t>
              </w:r>
            </w:ins>
            <w:del w:id="433" w:author="Li Jianfeng" w:date="2026-09-15T20:07:00Z" w16du:dateUtc="2026-09-15T12:07:00Z">
              <w:r w:rsidR="00000000" w:rsidDel="00CD02E3">
                <w:rPr>
                  <w:sz w:val="20"/>
                </w:rPr>
                <w:delText>Detection floor or separability per pairing; acceptance criteria agreed before integration is committed</w:delText>
              </w:r>
            </w:del>
          </w:p>
        </w:tc>
      </w:tr>
      <w:tr w:rsidR="00DF049E" w14:paraId="14C821F5" w14:textId="77777777" w:rsidTr="00B66D69">
        <w:tc>
          <w:tcPr>
            <w:tcW w:w="1756" w:type="dxa"/>
            <w:tcPrChange w:id="434" w:author="Li Jianfeng" w:date="2026-09-15T20:08:00Z" w16du:dateUtc="2026-09-15T12:08:00Z">
              <w:tcPr>
                <w:tcW w:w="1756" w:type="dxa"/>
              </w:tcPr>
            </w:tcPrChange>
          </w:tcPr>
          <w:p w14:paraId="1AF984DB" w14:textId="77777777" w:rsidR="00C3092D" w:rsidRDefault="00000000" w:rsidP="005C03A5">
            <w:pPr>
              <w:spacing w:after="40"/>
            </w:pPr>
            <w:r>
              <w:rPr>
                <w:sz w:val="20"/>
              </w:rPr>
              <w:t>Stage 1 - constrained-mode laboratory benchmark</w:t>
            </w:r>
          </w:p>
        </w:tc>
        <w:tc>
          <w:tcPr>
            <w:tcW w:w="3626" w:type="dxa"/>
            <w:tcPrChange w:id="435" w:author="Li Jianfeng" w:date="2026-09-15T20:08:00Z" w16du:dateUtc="2026-09-15T12:08:00Z">
              <w:tcPr>
                <w:tcW w:w="3343" w:type="dxa"/>
              </w:tcPr>
            </w:tcPrChange>
          </w:tcPr>
          <w:p w14:paraId="716A9714" w14:textId="31FE762B" w:rsidR="00C3092D" w:rsidRDefault="00CD02E3" w:rsidP="005C03A5">
            <w:pPr>
              <w:spacing w:after="40"/>
            </w:pPr>
            <w:ins w:id="436" w:author="Li Jianfeng" w:date="2026-09-15T20:07:00Z">
              <w:r w:rsidRPr="00CD02E3">
                <w:rPr>
                  <w:sz w:val="20"/>
                </w:rPr>
                <w:t>Test the reference module on the selected infrastructure event using matched event sequences and noise conditions.</w:t>
              </w:r>
            </w:ins>
            <w:del w:id="437" w:author="Li Jianfeng" w:date="2026-09-15T20:07:00Z" w16du:dateUtc="2026-09-15T12:07:00Z">
              <w:r w:rsidR="00000000" w:rsidDel="00CD02E3">
                <w:rPr>
                  <w:sz w:val="20"/>
                </w:rPr>
                <w:delText>The productised method on the reference module against the selected infrastructure event, on identical event sequences and noise conditions.</w:delText>
              </w:r>
            </w:del>
          </w:p>
        </w:tc>
        <w:tc>
          <w:tcPr>
            <w:tcW w:w="1643" w:type="dxa"/>
            <w:tcPrChange w:id="438" w:author="Li Jianfeng" w:date="2026-09-15T20:08:00Z" w16du:dateUtc="2026-09-15T12:08:00Z">
              <w:tcPr>
                <w:tcW w:w="1926" w:type="dxa"/>
                <w:gridSpan w:val="2"/>
              </w:tcPr>
            </w:tcPrChange>
          </w:tcPr>
          <w:p w14:paraId="2132CC15" w14:textId="363C5EFC" w:rsidR="00C3092D" w:rsidRDefault="00CD02E3" w:rsidP="005C03A5">
            <w:pPr>
              <w:spacing w:after="40"/>
            </w:pPr>
            <w:ins w:id="439" w:author="Li Jianfeng" w:date="2026-09-15T20:07:00Z">
              <w:r w:rsidRPr="00CD02E3">
                <w:rPr>
                  <w:sz w:val="20"/>
                </w:rPr>
                <w:t>Periodic or duty-cycled sampling; fixed threshold</w:t>
              </w:r>
            </w:ins>
            <w:del w:id="440" w:author="Li Jianfeng" w:date="2026-09-15T20:07:00Z" w16du:dateUtc="2026-09-15T12:07:00Z">
              <w:r w:rsidR="00000000" w:rsidDel="00CD02E3">
                <w:rPr>
                  <w:sz w:val="20"/>
                </w:rPr>
                <w:delText>Periodic or duty-cycled sampling; conservatively tuned fixed threshold</w:delText>
              </w:r>
            </w:del>
          </w:p>
        </w:tc>
        <w:tc>
          <w:tcPr>
            <w:tcW w:w="2606" w:type="dxa"/>
            <w:tcPrChange w:id="441" w:author="Li Jianfeng" w:date="2026-09-15T20:08:00Z" w16du:dateUtc="2026-09-15T12:08:00Z">
              <w:tcPr>
                <w:tcW w:w="2606" w:type="dxa"/>
              </w:tcPr>
            </w:tcPrChange>
          </w:tcPr>
          <w:p w14:paraId="34CC182C" w14:textId="77777777" w:rsidR="00C3092D" w:rsidRDefault="00000000" w:rsidP="005C03A5">
            <w:pPr>
              <w:spacing w:after="40"/>
            </w:pPr>
            <w:r>
              <w:rPr>
                <w:sz w:val="20"/>
              </w:rPr>
              <w:t>Detection rate against the agreed requirement, false alarms, detection floor, wake-up timing, pre-trigger completeness, power, storage, communications</w:t>
            </w:r>
          </w:p>
        </w:tc>
      </w:tr>
      <w:tr w:rsidR="00DF049E" w14:paraId="67DA302B" w14:textId="77777777" w:rsidTr="00B66D69">
        <w:tc>
          <w:tcPr>
            <w:tcW w:w="1756" w:type="dxa"/>
            <w:tcPrChange w:id="442" w:author="Li Jianfeng" w:date="2026-09-15T20:08:00Z" w16du:dateUtc="2026-09-15T12:08:00Z">
              <w:tcPr>
                <w:tcW w:w="1756" w:type="dxa"/>
              </w:tcPr>
            </w:tcPrChange>
          </w:tcPr>
          <w:p w14:paraId="5CCB82E7" w14:textId="77777777" w:rsidR="00C3092D" w:rsidRDefault="00000000" w:rsidP="005C03A5">
            <w:pPr>
              <w:spacing w:after="40"/>
            </w:pPr>
            <w:r>
              <w:rPr>
                <w:sz w:val="20"/>
              </w:rPr>
              <w:t>Stage 2 - resource-rich equipment benchmark</w:t>
            </w:r>
          </w:p>
        </w:tc>
        <w:tc>
          <w:tcPr>
            <w:tcW w:w="3626" w:type="dxa"/>
            <w:tcPrChange w:id="443" w:author="Li Jianfeng" w:date="2026-09-15T20:08:00Z" w16du:dateUtc="2026-09-15T12:08:00Z">
              <w:tcPr>
                <w:tcW w:w="3343" w:type="dxa"/>
              </w:tcPr>
            </w:tcPrChange>
          </w:tcPr>
          <w:p w14:paraId="0669BC07" w14:textId="6D0984EB" w:rsidR="00C3092D" w:rsidRDefault="00CD02E3" w:rsidP="005C03A5">
            <w:pPr>
              <w:spacing w:after="40"/>
            </w:pPr>
            <w:ins w:id="444" w:author="Li Jianfeng" w:date="2026-09-15T20:07:00Z">
              <w:r w:rsidRPr="00CD02E3">
                <w:rPr>
                  <w:sz w:val="20"/>
                </w:rPr>
                <w:t>Test the controller/gateway configuration on mechanical equipment using the project testbed and partner data where available; faults are seeded and repeated on the testbed.</w:t>
              </w:r>
            </w:ins>
            <w:del w:id="445" w:author="Li Jianfeng" w:date="2026-09-15T20:07:00Z" w16du:dateUtc="2026-09-15T12:07:00Z">
              <w:r w:rsidR="00000000" w:rsidDel="00CD02E3">
                <w:rPr>
                  <w:sz w:val="20"/>
                </w:rPr>
                <w:delText>A controller or gateway continuously analyses signals, features or an anomaly output for a rotating or mechanical item. Two sources keep the stage free of partner scheduling: the project's own instrumented testbed, where faults are seeded and repeated at will, and partner data where granted.</w:delText>
              </w:r>
            </w:del>
          </w:p>
        </w:tc>
        <w:tc>
          <w:tcPr>
            <w:tcW w:w="1643" w:type="dxa"/>
            <w:tcPrChange w:id="446" w:author="Li Jianfeng" w:date="2026-09-15T20:08:00Z" w16du:dateUtc="2026-09-15T12:08:00Z">
              <w:tcPr>
                <w:tcW w:w="1926" w:type="dxa"/>
                <w:gridSpan w:val="2"/>
              </w:tcPr>
            </w:tcPrChange>
          </w:tcPr>
          <w:p w14:paraId="215EFF6F" w14:textId="07492718" w:rsidR="00C3092D" w:rsidRDefault="00CD02E3" w:rsidP="005C03A5">
            <w:pPr>
              <w:spacing w:after="40"/>
            </w:pPr>
            <w:ins w:id="447" w:author="Li Jianfeng" w:date="2026-09-15T20:07:00Z">
              <w:r w:rsidRPr="00CD02E3">
                <w:rPr>
                  <w:sz w:val="20"/>
                </w:rPr>
                <w:t>Commissioned fixed rules; continuous detector with a static threshold</w:t>
              </w:r>
            </w:ins>
            <w:del w:id="448" w:author="Li Jianfeng" w:date="2026-09-15T20:07:00Z" w16du:dateUtc="2026-09-15T12:07:00Z">
              <w:r w:rsidR="00000000" w:rsidDel="00CD02E3">
                <w:rPr>
                  <w:sz w:val="20"/>
                </w:rPr>
                <w:delText>Commissioned fixed rules; continuous-analysis detector with a static threshold</w:delText>
              </w:r>
            </w:del>
          </w:p>
        </w:tc>
        <w:tc>
          <w:tcPr>
            <w:tcW w:w="2606" w:type="dxa"/>
            <w:tcPrChange w:id="449" w:author="Li Jianfeng" w:date="2026-09-15T20:08:00Z" w16du:dateUtc="2026-09-15T12:08:00Z">
              <w:tcPr>
                <w:tcW w:w="2606" w:type="dxa"/>
              </w:tcPr>
            </w:tcPrChange>
          </w:tcPr>
          <w:p w14:paraId="547A0337" w14:textId="77777777" w:rsidR="00C3092D" w:rsidRDefault="00000000" w:rsidP="005C03A5">
            <w:pPr>
              <w:spacing w:after="40"/>
            </w:pPr>
            <w:r>
              <w:rPr>
                <w:sz w:val="20"/>
              </w:rPr>
              <w:t>Event coverage, false-alarm volume, latency, stability across operating regimes, usefulness of the prioritised data</w:t>
            </w:r>
          </w:p>
        </w:tc>
      </w:tr>
      <w:tr w:rsidR="00DF049E" w14:paraId="78A839CE" w14:textId="77777777" w:rsidTr="00B66D69">
        <w:tc>
          <w:tcPr>
            <w:tcW w:w="1756" w:type="dxa"/>
            <w:tcPrChange w:id="450" w:author="Li Jianfeng" w:date="2026-09-15T20:08:00Z" w16du:dateUtc="2026-09-15T12:08:00Z">
              <w:tcPr>
                <w:tcW w:w="1756" w:type="dxa"/>
              </w:tcPr>
            </w:tcPrChange>
          </w:tcPr>
          <w:p w14:paraId="3876BDA2" w14:textId="77777777" w:rsidR="00C3092D" w:rsidRDefault="00000000" w:rsidP="005C03A5">
            <w:pPr>
              <w:spacing w:after="40"/>
            </w:pPr>
            <w:r>
              <w:rPr>
                <w:sz w:val="20"/>
              </w:rPr>
              <w:lastRenderedPageBreak/>
              <w:t>Stage 3 - field pilot and integration demonstration</w:t>
            </w:r>
          </w:p>
        </w:tc>
        <w:tc>
          <w:tcPr>
            <w:tcW w:w="3626" w:type="dxa"/>
            <w:tcPrChange w:id="451" w:author="Li Jianfeng" w:date="2026-09-15T20:08:00Z" w16du:dateUtc="2026-09-15T12:08:00Z">
              <w:tcPr>
                <w:tcW w:w="3343" w:type="dxa"/>
              </w:tcPr>
            </w:tcPrChange>
          </w:tcPr>
          <w:p w14:paraId="3E55CBCA" w14:textId="133D2180" w:rsidR="00C3092D" w:rsidRDefault="00CD02E3" w:rsidP="005C03A5">
            <w:pPr>
              <w:spacing w:after="40"/>
            </w:pPr>
            <w:ins w:id="452" w:author="Li Jianfeng" w:date="2026-09-15T20:08:00Z">
              <w:r w:rsidRPr="00CD02E3">
                <w:rPr>
                  <w:sz w:val="20"/>
                </w:rPr>
                <w:t>After the benchmark criteria are met, run a partner-hosted field pilot or a relevant-environment demonstration at a University-accessible site, and demonstrate controller/gateway integration.</w:t>
              </w:r>
            </w:ins>
            <w:del w:id="453" w:author="Li Jianfeng" w:date="2026-09-15T20:08:00Z" w16du:dateUtc="2026-09-15T12:08:00Z">
              <w:r w:rsidR="00000000" w:rsidDel="00CD02E3">
                <w:rPr>
                  <w:sz w:val="20"/>
                </w:rPr>
                <w:delText>After each gate: the infrastructure configuration goes to module level in a field pilot; the building-equipment configuration is demonstrated end to end into a controller or gateway - with a partner where confirmed, on the project's laboratory gateway where not.</w:delText>
              </w:r>
            </w:del>
          </w:p>
        </w:tc>
        <w:tc>
          <w:tcPr>
            <w:tcW w:w="1643" w:type="dxa"/>
            <w:tcPrChange w:id="454" w:author="Li Jianfeng" w:date="2026-09-15T20:08:00Z" w16du:dateUtc="2026-09-15T12:08:00Z">
              <w:tcPr>
                <w:tcW w:w="1926" w:type="dxa"/>
                <w:gridSpan w:val="2"/>
              </w:tcPr>
            </w:tcPrChange>
          </w:tcPr>
          <w:p w14:paraId="7C77D959" w14:textId="77777777" w:rsidR="00C3092D" w:rsidRDefault="00000000" w:rsidP="005C03A5">
            <w:pPr>
              <w:spacing w:after="40"/>
            </w:pPr>
            <w:r>
              <w:rPr>
                <w:sz w:val="20"/>
              </w:rPr>
              <w:t>As Stages 1 and 2</w:t>
            </w:r>
          </w:p>
        </w:tc>
        <w:tc>
          <w:tcPr>
            <w:tcW w:w="2606" w:type="dxa"/>
            <w:tcPrChange w:id="455" w:author="Li Jianfeng" w:date="2026-09-15T20:08:00Z" w16du:dateUtc="2026-09-15T12:08:00Z">
              <w:tcPr>
                <w:tcW w:w="2606" w:type="dxa"/>
              </w:tcPr>
            </w:tcPrChange>
          </w:tcPr>
          <w:p w14:paraId="1CDA2ACA" w14:textId="77777777" w:rsidR="00C3092D" w:rsidRDefault="00000000" w:rsidP="005C03A5">
            <w:pPr>
              <w:spacing w:after="40"/>
            </w:pPr>
            <w:r>
              <w:rPr>
                <w:sz w:val="20"/>
              </w:rPr>
              <w:t>As Stages 1 and 2, plus integration hours and incremental cost; false-alarm cost parameters of Section 2.4 re-measured</w:t>
            </w:r>
          </w:p>
        </w:tc>
      </w:tr>
    </w:tbl>
    <w:p w14:paraId="0DE66CFE" w14:textId="77777777" w:rsidR="00DF049E" w:rsidRDefault="00000000" w:rsidP="000D5E07">
      <w:pPr>
        <w:keepNext/>
        <w:spacing w:before="140" w:after="40"/>
        <w:jc w:val="both"/>
      </w:pPr>
      <w:r>
        <w:rPr>
          <w:b/>
          <w:sz w:val="22"/>
        </w:rPr>
        <w:t>3.2.6  Comparison with the current state of the art</w:t>
      </w:r>
    </w:p>
    <w:p w14:paraId="5BEFF568" w14:textId="77777777" w:rsidR="00DF049E" w:rsidRDefault="00000000" w:rsidP="000D5E07">
      <w:pPr>
        <w:spacing w:after="120"/>
        <w:jc w:val="both"/>
      </w:pPr>
      <w:r>
        <w:rPr>
          <w:b/>
          <w:sz w:val="21"/>
        </w:rPr>
        <w:t xml:space="preserve">Basis of comparison. </w:t>
      </w:r>
      <w:r>
        <w:rPr>
          <w:sz w:val="21"/>
        </w:rPr>
        <w:t xml:space="preserve">Every alternative in </w:t>
      </w:r>
      <w:r w:rsidRPr="004C66F7">
        <w:rPr>
          <w:b/>
          <w:bCs/>
          <w:sz w:val="21"/>
          <w:rPrChange w:id="456" w:author="Li Jianfeng" w:date="2026-09-15T20:25:00Z" w16du:dateUtc="2026-09-15T12:25:00Z">
            <w:rPr>
              <w:sz w:val="21"/>
            </w:rPr>
          </w:rPrChange>
        </w:rPr>
        <w:t>Table 7</w:t>
      </w:r>
      <w:r>
        <w:rPr>
          <w:sz w:val="21"/>
        </w:rPr>
        <w:t xml:space="preserve"> is given the same event sequence and the same variations in operating state. The benchmark therefore measures what the optimisation loop contributes, not what the hardware or the perception model contributes.</w:t>
      </w:r>
    </w:p>
    <w:p w14:paraId="1FA68C45" w14:textId="77777777" w:rsidR="00E4627E" w:rsidRPr="004B30EA" w:rsidRDefault="00E4627E" w:rsidP="000D5E07">
      <w:pPr>
        <w:spacing w:after="80"/>
        <w:jc w:val="both"/>
        <w:rPr>
          <w:bCs/>
          <w:i/>
          <w:lang w:val="en-GB"/>
        </w:rPr>
      </w:pPr>
      <w:r w:rsidRPr="004B30EA">
        <w:rPr>
          <w:i/>
          <w:iCs/>
          <w:sz w:val="21"/>
          <w:lang w:val="en-GB"/>
        </w:rPr>
        <w:t xml:space="preserve">You should also state succinctly how your technology is better than the current state of the art (i.e. your secret sauce). </w:t>
      </w:r>
      <w:r w:rsidRPr="004B30EA">
        <w:rPr>
          <w:bCs/>
          <w:i/>
          <w:sz w:val="21"/>
          <w:lang w:val="en-GB"/>
        </w:rPr>
        <w:t xml:space="preserve">For clear and easy comparison of your technology with commercial/state of the art, please </w:t>
      </w:r>
      <w:r w:rsidR="0080323F">
        <w:rPr>
          <w:bCs/>
          <w:i/>
          <w:sz w:val="21"/>
          <w:lang w:val="en-GB"/>
        </w:rPr>
        <w:t>tabulate in the</w:t>
      </w:r>
      <w:r w:rsidRPr="004B30EA">
        <w:rPr>
          <w:bCs/>
          <w:i/>
          <w:sz w:val="21"/>
          <w:lang w:val="en-GB"/>
        </w:rPr>
        <w:t xml:space="preserve"> format</w:t>
      </w:r>
      <w:r w:rsidR="0080323F">
        <w:rPr>
          <w:bCs/>
          <w:i/>
          <w:sz w:val="21"/>
          <w:lang w:val="en-GB"/>
        </w:rPr>
        <w:t xml:space="preserve"> below</w:t>
      </w:r>
      <w:r w:rsidRPr="004B30EA">
        <w:rPr>
          <w:bCs/>
          <w:i/>
          <w:sz w:val="21"/>
          <w:lang w:val="en-GB"/>
        </w:rPr>
        <w:t>:</w:t>
      </w:r>
    </w:p>
    <w:p w14:paraId="68BE9D67" w14:textId="77777777" w:rsidR="00080350" w:rsidRDefault="00000000" w:rsidP="000F4DF9">
      <w:pPr>
        <w:keepNext/>
        <w:keepLines/>
        <w:spacing w:before="80" w:after="80"/>
        <w:jc w:val="center"/>
      </w:pPr>
      <w:r>
        <w:rPr>
          <w:b/>
          <w:sz w:val="20"/>
        </w:rPr>
        <w:t>Table 7.</w:t>
      </w:r>
      <w:r>
        <w:rPr>
          <w:sz w:val="20"/>
        </w:rPr>
        <w:t xml:space="preserve"> Comparison with the current state of the art</w:t>
      </w:r>
    </w:p>
    <w:tbl>
      <w:tblPr>
        <w:tblStyle w:val="a7"/>
        <w:tblW w:w="0" w:type="auto"/>
        <w:tblLayout w:type="fixed"/>
        <w:tblCellMar>
          <w:top w:w="60" w:type="dxa"/>
          <w:left w:w="85" w:type="dxa"/>
          <w:bottom w:w="60" w:type="dxa"/>
          <w:right w:w="85" w:type="dxa"/>
        </w:tblCellMar>
        <w:tblLook w:val="04A0" w:firstRow="1" w:lastRow="0" w:firstColumn="1" w:lastColumn="0" w:noHBand="0" w:noVBand="1"/>
        <w:tblPrChange w:id="457" w:author="Li Jianfeng" w:date="2026-09-15T20:02:00Z" w16du:dateUtc="2026-09-15T12:02:00Z">
          <w:tblPr>
            <w:tblStyle w:val="a7"/>
            <w:tblW w:w="0" w:type="auto"/>
            <w:tblLayout w:type="fixed"/>
            <w:tblCellMar>
              <w:top w:w="60" w:type="dxa"/>
              <w:left w:w="85" w:type="dxa"/>
              <w:bottom w:w="60" w:type="dxa"/>
              <w:right w:w="85" w:type="dxa"/>
            </w:tblCellMar>
            <w:tblLook w:val="04A0" w:firstRow="1" w:lastRow="0" w:firstColumn="1" w:lastColumn="0" w:noHBand="0" w:noVBand="1"/>
          </w:tblPr>
        </w:tblPrChange>
      </w:tblPr>
      <w:tblGrid>
        <w:gridCol w:w="1928"/>
        <w:gridCol w:w="2665"/>
        <w:gridCol w:w="2494"/>
        <w:gridCol w:w="2551"/>
        <w:tblGridChange w:id="458">
          <w:tblGrid>
            <w:gridCol w:w="1928"/>
            <w:gridCol w:w="2665"/>
            <w:gridCol w:w="2494"/>
            <w:gridCol w:w="2551"/>
          </w:tblGrid>
        </w:tblGridChange>
      </w:tblGrid>
      <w:tr w:rsidR="00DF049E" w14:paraId="29C9D95A" w14:textId="77777777" w:rsidTr="00AD11A4">
        <w:trPr>
          <w:tblHeader/>
          <w:trPrChange w:id="459" w:author="Li Jianfeng" w:date="2026-09-15T20:02:00Z" w16du:dateUtc="2026-09-15T12:02:00Z">
            <w:trPr>
              <w:tblHeader/>
            </w:trPr>
          </w:trPrChange>
        </w:trPr>
        <w:tc>
          <w:tcPr>
            <w:tcW w:w="1928" w:type="dxa"/>
            <w:shd w:val="clear" w:color="auto" w:fill="D9D9D9" w:themeFill="background1" w:themeFillShade="D9"/>
            <w:tcPrChange w:id="460" w:author="Li Jianfeng" w:date="2026-09-15T20:02:00Z" w16du:dateUtc="2026-09-15T12:02:00Z">
              <w:tcPr>
                <w:tcW w:w="1928" w:type="dxa"/>
              </w:tcPr>
            </w:tcPrChange>
          </w:tcPr>
          <w:p w14:paraId="73A96523" w14:textId="77777777" w:rsidR="00C3092D" w:rsidRDefault="00000000" w:rsidP="000D5E07">
            <w:pPr>
              <w:spacing w:after="40"/>
            </w:pPr>
            <w:r>
              <w:rPr>
                <w:b/>
                <w:sz w:val="20"/>
              </w:rPr>
              <w:t>Parameters / characteristics</w:t>
            </w:r>
          </w:p>
        </w:tc>
        <w:tc>
          <w:tcPr>
            <w:tcW w:w="2665" w:type="dxa"/>
            <w:shd w:val="clear" w:color="auto" w:fill="D9D9D9" w:themeFill="background1" w:themeFillShade="D9"/>
            <w:tcPrChange w:id="461" w:author="Li Jianfeng" w:date="2026-09-15T20:02:00Z" w16du:dateUtc="2026-09-15T12:02:00Z">
              <w:tcPr>
                <w:tcW w:w="2665" w:type="dxa"/>
              </w:tcPr>
            </w:tcPrChange>
          </w:tcPr>
          <w:p w14:paraId="4499DF0F" w14:textId="77777777" w:rsidR="00C3092D" w:rsidRDefault="00000000" w:rsidP="000D5E07">
            <w:pPr>
              <w:spacing w:after="40"/>
            </w:pPr>
            <w:r>
              <w:rPr>
                <w:b/>
                <w:sz w:val="20"/>
              </w:rPr>
              <w:t>CatchWise proposed technology</w:t>
            </w:r>
          </w:p>
        </w:tc>
        <w:tc>
          <w:tcPr>
            <w:tcW w:w="2494" w:type="dxa"/>
            <w:shd w:val="clear" w:color="auto" w:fill="D9D9D9" w:themeFill="background1" w:themeFillShade="D9"/>
            <w:tcPrChange w:id="462" w:author="Li Jianfeng" w:date="2026-09-15T20:02:00Z" w16du:dateUtc="2026-09-15T12:02:00Z">
              <w:tcPr>
                <w:tcW w:w="2494" w:type="dxa"/>
              </w:tcPr>
            </w:tcPrChange>
          </w:tcPr>
          <w:p w14:paraId="5E0F194A" w14:textId="77777777" w:rsidR="00C3092D" w:rsidRDefault="00000000" w:rsidP="000D5E07">
            <w:pPr>
              <w:spacing w:after="40"/>
            </w:pPr>
            <w:r>
              <w:rPr>
                <w:b/>
                <w:sz w:val="20"/>
              </w:rPr>
              <w:t>Existing technology 1: fixed / periodic event sensing</w:t>
            </w:r>
          </w:p>
        </w:tc>
        <w:tc>
          <w:tcPr>
            <w:tcW w:w="2551" w:type="dxa"/>
            <w:shd w:val="clear" w:color="auto" w:fill="D9D9D9" w:themeFill="background1" w:themeFillShade="D9"/>
            <w:tcPrChange w:id="463" w:author="Li Jianfeng" w:date="2026-09-15T20:02:00Z" w16du:dateUtc="2026-09-15T12:02:00Z">
              <w:tcPr>
                <w:tcW w:w="2551" w:type="dxa"/>
              </w:tcPr>
            </w:tcPrChange>
          </w:tcPr>
          <w:p w14:paraId="044A19BB" w14:textId="77777777" w:rsidR="00C3092D" w:rsidRDefault="00000000" w:rsidP="000D5E07">
            <w:pPr>
              <w:spacing w:after="40"/>
            </w:pPr>
            <w:r>
              <w:rPr>
                <w:b/>
                <w:sz w:val="20"/>
              </w:rPr>
              <w:t>Existing technology 2: continuous AI / anomaly monitoring</w:t>
            </w:r>
          </w:p>
        </w:tc>
      </w:tr>
      <w:tr w:rsidR="00DF049E" w14:paraId="42BCEA6D" w14:textId="77777777">
        <w:tc>
          <w:tcPr>
            <w:tcW w:w="1928" w:type="dxa"/>
          </w:tcPr>
          <w:p w14:paraId="4AEBFBD2" w14:textId="77777777" w:rsidR="00C3092D" w:rsidRPr="00AD11A4" w:rsidRDefault="00000000" w:rsidP="00130C54">
            <w:pPr>
              <w:spacing w:after="40"/>
              <w:rPr>
                <w:bCs/>
              </w:rPr>
            </w:pPr>
            <w:r w:rsidRPr="00AD11A4">
              <w:rPr>
                <w:bCs/>
                <w:sz w:val="20"/>
                <w:rPrChange w:id="464" w:author="Li Jianfeng" w:date="2026-09-15T20:02:00Z" w16du:dateUtc="2026-09-15T12:02:00Z">
                  <w:rPr>
                    <w:b/>
                    <w:sz w:val="20"/>
                  </w:rPr>
                </w:rPrChange>
              </w:rPr>
              <w:t>Perception input</w:t>
            </w:r>
          </w:p>
        </w:tc>
        <w:tc>
          <w:tcPr>
            <w:tcW w:w="2665" w:type="dxa"/>
          </w:tcPr>
          <w:p w14:paraId="5A2875BD" w14:textId="77777777" w:rsidR="00C3092D" w:rsidRDefault="00000000" w:rsidP="00130C54">
            <w:pPr>
              <w:spacing w:after="40"/>
            </w:pPr>
            <w:r>
              <w:rPr>
                <w:sz w:val="20"/>
              </w:rPr>
              <w:t>One or two lightweight indicators, engineered features or AI anomaly scores</w:t>
            </w:r>
          </w:p>
        </w:tc>
        <w:tc>
          <w:tcPr>
            <w:tcW w:w="2494" w:type="dxa"/>
          </w:tcPr>
          <w:p w14:paraId="5D39B451" w14:textId="77777777" w:rsidR="00C3092D" w:rsidRDefault="00000000" w:rsidP="00130C54">
            <w:pPr>
              <w:spacing w:after="40"/>
            </w:pPr>
            <w:r>
              <w:rPr>
                <w:sz w:val="20"/>
              </w:rPr>
              <w:t>Scheduled samples or manually selected signal thresholds</w:t>
            </w:r>
          </w:p>
        </w:tc>
        <w:tc>
          <w:tcPr>
            <w:tcW w:w="2551" w:type="dxa"/>
          </w:tcPr>
          <w:p w14:paraId="09C76D68" w14:textId="77777777" w:rsidR="00C3092D" w:rsidRDefault="00000000" w:rsidP="00130C54">
            <w:pPr>
              <w:spacing w:after="40"/>
            </w:pPr>
            <w:r>
              <w:rPr>
                <w:sz w:val="20"/>
              </w:rPr>
              <w:t>Multiple signals, temporal features and learned anomaly models</w:t>
            </w:r>
          </w:p>
        </w:tc>
      </w:tr>
      <w:tr w:rsidR="00DF049E" w14:paraId="3AC860E9" w14:textId="77777777">
        <w:tc>
          <w:tcPr>
            <w:tcW w:w="1928" w:type="dxa"/>
          </w:tcPr>
          <w:p w14:paraId="647A218D" w14:textId="77777777" w:rsidR="00C3092D" w:rsidRPr="00AD11A4" w:rsidRDefault="00000000" w:rsidP="00130C54">
            <w:pPr>
              <w:spacing w:after="40"/>
              <w:rPr>
                <w:bCs/>
              </w:rPr>
            </w:pPr>
            <w:r w:rsidRPr="00AD11A4">
              <w:rPr>
                <w:bCs/>
                <w:sz w:val="20"/>
                <w:rPrChange w:id="465" w:author="Li Jianfeng" w:date="2026-09-15T20:02:00Z" w16du:dateUtc="2026-09-15T12:02:00Z">
                  <w:rPr>
                    <w:b/>
                    <w:sz w:val="20"/>
                  </w:rPr>
                </w:rPrChange>
              </w:rPr>
              <w:t>Decision policy</w:t>
            </w:r>
          </w:p>
        </w:tc>
        <w:tc>
          <w:tcPr>
            <w:tcW w:w="2665" w:type="dxa"/>
          </w:tcPr>
          <w:p w14:paraId="3C6602C7" w14:textId="77777777" w:rsidR="00C3092D" w:rsidRDefault="00000000" w:rsidP="00130C54">
            <w:pPr>
              <w:spacing w:after="40"/>
            </w:pPr>
            <w:r>
              <w:rPr>
                <w:sz w:val="20"/>
              </w:rPr>
              <w:t>Customer sets beta; the engine iterates the parameters to the best achievable F-beta</w:t>
            </w:r>
          </w:p>
        </w:tc>
        <w:tc>
          <w:tcPr>
            <w:tcW w:w="2494" w:type="dxa"/>
          </w:tcPr>
          <w:p w14:paraId="30855CFE" w14:textId="77777777" w:rsidR="00C3092D" w:rsidRDefault="00000000" w:rsidP="00130C54">
            <w:pPr>
              <w:spacing w:after="40"/>
            </w:pPr>
            <w:r>
              <w:rPr>
                <w:sz w:val="20"/>
              </w:rPr>
              <w:t>Sampling schedule or threshold fixed at commissioning</w:t>
            </w:r>
          </w:p>
        </w:tc>
        <w:tc>
          <w:tcPr>
            <w:tcW w:w="2551" w:type="dxa"/>
          </w:tcPr>
          <w:p w14:paraId="074D47CE" w14:textId="77777777" w:rsidR="00C3092D" w:rsidRDefault="00000000" w:rsidP="00130C54">
            <w:pPr>
              <w:spacing w:after="40"/>
            </w:pPr>
            <w:r>
              <w:rPr>
                <w:sz w:val="20"/>
              </w:rPr>
              <w:t>Model score converted to alarms by application-specific thresholds and persistence rules</w:t>
            </w:r>
          </w:p>
        </w:tc>
      </w:tr>
      <w:tr w:rsidR="00DF049E" w14:paraId="3CEDA394" w14:textId="77777777">
        <w:tc>
          <w:tcPr>
            <w:tcW w:w="1928" w:type="dxa"/>
          </w:tcPr>
          <w:p w14:paraId="343A9187" w14:textId="77777777" w:rsidR="00C3092D" w:rsidRPr="00AD11A4" w:rsidRDefault="00000000" w:rsidP="00130C54">
            <w:pPr>
              <w:spacing w:after="40"/>
              <w:rPr>
                <w:bCs/>
              </w:rPr>
            </w:pPr>
            <w:r w:rsidRPr="00AD11A4">
              <w:rPr>
                <w:bCs/>
                <w:sz w:val="20"/>
                <w:rPrChange w:id="466" w:author="Li Jianfeng" w:date="2026-09-15T20:02:00Z" w16du:dateUtc="2026-09-15T12:02:00Z">
                  <w:rPr>
                    <w:b/>
                    <w:sz w:val="20"/>
                  </w:rPr>
                </w:rPrChange>
              </w:rPr>
              <w:t>How the operating point is found</w:t>
            </w:r>
          </w:p>
        </w:tc>
        <w:tc>
          <w:tcPr>
            <w:tcW w:w="2665" w:type="dxa"/>
          </w:tcPr>
          <w:p w14:paraId="45EDBB70" w14:textId="77777777" w:rsidR="00C3092D" w:rsidRDefault="00000000" w:rsidP="00130C54">
            <w:pPr>
              <w:spacing w:after="40"/>
            </w:pPr>
            <w:r>
              <w:rPr>
                <w:sz w:val="20"/>
              </w:rPr>
              <w:t>Closed-loop Bayesian optimisation on the device, scored by an on-board performance estimate; re-converges when the context check calls for it</w:t>
            </w:r>
          </w:p>
        </w:tc>
        <w:tc>
          <w:tcPr>
            <w:tcW w:w="2494" w:type="dxa"/>
          </w:tcPr>
          <w:p w14:paraId="4C3C97E5" w14:textId="77777777" w:rsidR="00C3092D" w:rsidRDefault="00000000" w:rsidP="00130C54">
            <w:pPr>
              <w:spacing w:after="40"/>
            </w:pPr>
            <w:r>
              <w:rPr>
                <w:sz w:val="20"/>
              </w:rPr>
              <w:t>Chosen by hand at commissioning and left; no measure of how far it is from the best</w:t>
            </w:r>
          </w:p>
        </w:tc>
        <w:tc>
          <w:tcPr>
            <w:tcW w:w="2551" w:type="dxa"/>
          </w:tcPr>
          <w:p w14:paraId="4240F17E" w14:textId="77777777" w:rsidR="00C3092D" w:rsidRDefault="00000000" w:rsidP="00130C54">
            <w:pPr>
              <w:spacing w:after="40"/>
              <w:rPr>
                <w:ins w:id="467" w:author="Li Jianfeng" w:date="2026-09-15T20:22:00Z" w16du:dateUtc="2026-09-15T12:22:00Z"/>
                <w:rFonts w:eastAsiaTheme="minorEastAsia"/>
                <w:sz w:val="20"/>
              </w:rPr>
            </w:pPr>
            <w:r>
              <w:rPr>
                <w:sz w:val="20"/>
              </w:rPr>
              <w:t>Offline grid search or retraining, then left; no measure of how far it is from the best</w:t>
            </w:r>
          </w:p>
          <w:p w14:paraId="4B9C0EB9" w14:textId="77777777" w:rsidR="00AA5C87" w:rsidRPr="00AA5C87" w:rsidRDefault="00AA5C87" w:rsidP="00130C54">
            <w:pPr>
              <w:spacing w:after="40"/>
              <w:rPr>
                <w:rFonts w:eastAsiaTheme="minorEastAsia" w:hint="eastAsia"/>
                <w:rPrChange w:id="468" w:author="Li Jianfeng" w:date="2026-09-15T20:22:00Z" w16du:dateUtc="2026-09-15T12:22:00Z">
                  <w:rPr/>
                </w:rPrChange>
              </w:rPr>
            </w:pPr>
          </w:p>
        </w:tc>
      </w:tr>
      <w:tr w:rsidR="00DF049E" w14:paraId="1A8530F2" w14:textId="77777777">
        <w:tc>
          <w:tcPr>
            <w:tcW w:w="1928" w:type="dxa"/>
          </w:tcPr>
          <w:p w14:paraId="03A92C7A" w14:textId="77777777" w:rsidR="00C3092D" w:rsidRPr="00AD11A4" w:rsidRDefault="00000000" w:rsidP="00130C54">
            <w:pPr>
              <w:spacing w:after="40"/>
              <w:rPr>
                <w:bCs/>
              </w:rPr>
            </w:pPr>
            <w:r w:rsidRPr="00AD11A4">
              <w:rPr>
                <w:bCs/>
                <w:sz w:val="20"/>
                <w:rPrChange w:id="469" w:author="Li Jianfeng" w:date="2026-09-15T20:02:00Z" w16du:dateUtc="2026-09-15T12:02:00Z">
                  <w:rPr>
                    <w:b/>
                    <w:sz w:val="20"/>
                  </w:rPr>
                </w:rPrChange>
              </w:rPr>
              <w:t>Action after detection</w:t>
            </w:r>
          </w:p>
        </w:tc>
        <w:tc>
          <w:tcPr>
            <w:tcW w:w="2665" w:type="dxa"/>
          </w:tcPr>
          <w:p w14:paraId="0C1BF148" w14:textId="77777777" w:rsidR="00C3092D" w:rsidRDefault="00000000" w:rsidP="00130C54">
            <w:pPr>
              <w:spacing w:after="40"/>
            </w:pPr>
            <w:r>
              <w:rPr>
                <w:sz w:val="20"/>
              </w:rPr>
              <w:t>Wake/capture on constrained nodes; notify/prioritise/segment on resource-rich platforms</w:t>
            </w:r>
          </w:p>
        </w:tc>
        <w:tc>
          <w:tcPr>
            <w:tcW w:w="2494" w:type="dxa"/>
          </w:tcPr>
          <w:p w14:paraId="27040A09" w14:textId="77777777" w:rsidR="00C3092D" w:rsidRDefault="00000000" w:rsidP="00130C54">
            <w:pPr>
              <w:spacing w:after="40"/>
            </w:pPr>
            <w:r>
              <w:rPr>
                <w:sz w:val="20"/>
              </w:rPr>
              <w:t>Record, alarm or wake by fixed device logic</w:t>
            </w:r>
          </w:p>
        </w:tc>
        <w:tc>
          <w:tcPr>
            <w:tcW w:w="2551" w:type="dxa"/>
          </w:tcPr>
          <w:p w14:paraId="6101BB8E" w14:textId="77777777" w:rsidR="00C3092D" w:rsidRDefault="00000000" w:rsidP="00130C54">
            <w:pPr>
              <w:spacing w:after="40"/>
            </w:pPr>
            <w:r>
              <w:rPr>
                <w:sz w:val="20"/>
              </w:rPr>
              <w:t>Dashboard alarm, analytic insight or maintenance workflow</w:t>
            </w:r>
          </w:p>
        </w:tc>
      </w:tr>
      <w:tr w:rsidR="00DF049E" w14:paraId="3A821B9C" w14:textId="77777777">
        <w:tc>
          <w:tcPr>
            <w:tcW w:w="1928" w:type="dxa"/>
          </w:tcPr>
          <w:p w14:paraId="02B37F25" w14:textId="77777777" w:rsidR="00C3092D" w:rsidRPr="00AD11A4" w:rsidRDefault="00000000" w:rsidP="00130C54">
            <w:pPr>
              <w:spacing w:after="40"/>
              <w:rPr>
                <w:bCs/>
              </w:rPr>
            </w:pPr>
            <w:r w:rsidRPr="00AD11A4">
              <w:rPr>
                <w:bCs/>
                <w:sz w:val="20"/>
                <w:rPrChange w:id="470" w:author="Li Jianfeng" w:date="2026-09-15T20:02:00Z" w16du:dateUtc="2026-09-15T12:02:00Z">
                  <w:rPr>
                    <w:b/>
                    <w:sz w:val="20"/>
                  </w:rPr>
                </w:rPrChange>
              </w:rPr>
              <w:t>Performance visibility</w:t>
            </w:r>
          </w:p>
        </w:tc>
        <w:tc>
          <w:tcPr>
            <w:tcW w:w="2665" w:type="dxa"/>
          </w:tcPr>
          <w:p w14:paraId="3B217001" w14:textId="77777777" w:rsidR="00C3092D" w:rsidRDefault="00000000" w:rsidP="00130C54">
            <w:pPr>
              <w:spacing w:after="40"/>
            </w:pPr>
            <w:r>
              <w:rPr>
                <w:sz w:val="20"/>
              </w:rPr>
              <w:t>Reports the achieved F-beta, the estimated recall with its error, false alarms, latency and event status</w:t>
            </w:r>
          </w:p>
        </w:tc>
        <w:tc>
          <w:tcPr>
            <w:tcW w:w="2494" w:type="dxa"/>
          </w:tcPr>
          <w:p w14:paraId="0CD2ADBC" w14:textId="77777777" w:rsidR="00C3092D" w:rsidRDefault="00000000" w:rsidP="00130C54">
            <w:pPr>
              <w:spacing w:after="40"/>
            </w:pPr>
            <w:r>
              <w:rPr>
                <w:sz w:val="20"/>
              </w:rPr>
              <w:t>Requires scheduled testing or external ground truth</w:t>
            </w:r>
          </w:p>
        </w:tc>
        <w:tc>
          <w:tcPr>
            <w:tcW w:w="2551" w:type="dxa"/>
          </w:tcPr>
          <w:p w14:paraId="095FC7D6" w14:textId="77777777" w:rsidR="00C3092D" w:rsidRDefault="00000000" w:rsidP="00130C54">
            <w:pPr>
              <w:spacing w:after="40"/>
            </w:pPr>
            <w:r>
              <w:rPr>
                <w:sz w:val="20"/>
              </w:rPr>
              <w:t>Reports model outputs; acceptance depends on alarm configuration</w:t>
            </w:r>
          </w:p>
        </w:tc>
      </w:tr>
      <w:tr w:rsidR="00DF049E" w14:paraId="4675D2A1" w14:textId="77777777">
        <w:tc>
          <w:tcPr>
            <w:tcW w:w="1928" w:type="dxa"/>
          </w:tcPr>
          <w:p w14:paraId="2C69F25C" w14:textId="77777777" w:rsidR="00C3092D" w:rsidRPr="00AD11A4" w:rsidRDefault="00000000" w:rsidP="00130C54">
            <w:pPr>
              <w:spacing w:after="40"/>
              <w:rPr>
                <w:bCs/>
              </w:rPr>
            </w:pPr>
            <w:r w:rsidRPr="00AD11A4">
              <w:rPr>
                <w:bCs/>
                <w:sz w:val="20"/>
                <w:rPrChange w:id="471" w:author="Li Jianfeng" w:date="2026-09-15T20:02:00Z" w16du:dateUtc="2026-09-15T12:02:00Z">
                  <w:rPr>
                    <w:b/>
                    <w:sz w:val="20"/>
                  </w:rPr>
                </w:rPrChange>
              </w:rPr>
              <w:t>Resource profile</w:t>
            </w:r>
          </w:p>
        </w:tc>
        <w:tc>
          <w:tcPr>
            <w:tcW w:w="2665" w:type="dxa"/>
          </w:tcPr>
          <w:p w14:paraId="77838038" w14:textId="77777777" w:rsidR="00C3092D" w:rsidRDefault="00000000" w:rsidP="00130C54">
            <w:pPr>
              <w:spacing w:after="40"/>
            </w:pPr>
            <w:r>
              <w:rPr>
                <w:sz w:val="20"/>
              </w:rPr>
              <w:t>Compact microcontroller firmware and richer controller/gateway software</w:t>
            </w:r>
          </w:p>
        </w:tc>
        <w:tc>
          <w:tcPr>
            <w:tcW w:w="2494" w:type="dxa"/>
          </w:tcPr>
          <w:p w14:paraId="0ADAEB85" w14:textId="77777777" w:rsidR="00C3092D" w:rsidRDefault="00000000" w:rsidP="00130C54">
            <w:pPr>
              <w:spacing w:after="40"/>
            </w:pPr>
            <w:r>
              <w:rPr>
                <w:sz w:val="20"/>
              </w:rPr>
              <w:t>Common in simple embedded devices</w:t>
            </w:r>
          </w:p>
        </w:tc>
        <w:tc>
          <w:tcPr>
            <w:tcW w:w="2551" w:type="dxa"/>
          </w:tcPr>
          <w:p w14:paraId="0B89F482" w14:textId="77777777" w:rsidR="00C3092D" w:rsidRDefault="00000000" w:rsidP="00130C54">
            <w:pPr>
              <w:spacing w:after="40"/>
            </w:pPr>
            <w:r>
              <w:rPr>
                <w:sz w:val="20"/>
              </w:rPr>
              <w:t>Controller, gateway, industrial edge or cloud-edge platform</w:t>
            </w:r>
          </w:p>
        </w:tc>
      </w:tr>
      <w:tr w:rsidR="00DF049E" w14:paraId="4120D29C" w14:textId="77777777">
        <w:tc>
          <w:tcPr>
            <w:tcW w:w="1928" w:type="dxa"/>
          </w:tcPr>
          <w:p w14:paraId="311E3531" w14:textId="77777777" w:rsidR="00C3092D" w:rsidRPr="00AD11A4" w:rsidRDefault="00000000" w:rsidP="00130C54">
            <w:pPr>
              <w:spacing w:after="40"/>
              <w:rPr>
                <w:bCs/>
              </w:rPr>
            </w:pPr>
            <w:r w:rsidRPr="00AD11A4">
              <w:rPr>
                <w:bCs/>
                <w:sz w:val="20"/>
                <w:rPrChange w:id="472" w:author="Li Jianfeng" w:date="2026-09-15T20:02:00Z" w16du:dateUtc="2026-09-15T12:02:00Z">
                  <w:rPr>
                    <w:b/>
                    <w:sz w:val="20"/>
                  </w:rPr>
                </w:rPrChange>
              </w:rPr>
              <w:t>Integration interface</w:t>
            </w:r>
          </w:p>
        </w:tc>
        <w:tc>
          <w:tcPr>
            <w:tcW w:w="2665" w:type="dxa"/>
          </w:tcPr>
          <w:p w14:paraId="6EEB764F" w14:textId="77777777" w:rsidR="00C3092D" w:rsidRDefault="00000000" w:rsidP="00130C54">
            <w:pPr>
              <w:spacing w:after="40"/>
            </w:pPr>
            <w:r>
              <w:rPr>
                <w:sz w:val="20"/>
              </w:rPr>
              <w:t>Detector input, sensitivity target, event status and associated-data reference</w:t>
            </w:r>
          </w:p>
        </w:tc>
        <w:tc>
          <w:tcPr>
            <w:tcW w:w="2494" w:type="dxa"/>
          </w:tcPr>
          <w:p w14:paraId="5A26A8E9" w14:textId="77777777" w:rsidR="00C3092D" w:rsidRDefault="00000000" w:rsidP="00130C54">
            <w:pPr>
              <w:spacing w:after="40"/>
            </w:pPr>
            <w:r>
              <w:rPr>
                <w:sz w:val="20"/>
              </w:rPr>
              <w:t>Usually embedded in the device design</w:t>
            </w:r>
          </w:p>
        </w:tc>
        <w:tc>
          <w:tcPr>
            <w:tcW w:w="2551" w:type="dxa"/>
          </w:tcPr>
          <w:p w14:paraId="182AE85C" w14:textId="77777777" w:rsidR="00C3092D" w:rsidRDefault="00000000" w:rsidP="00130C54">
            <w:pPr>
              <w:spacing w:after="40"/>
            </w:pPr>
            <w:r>
              <w:rPr>
                <w:sz w:val="20"/>
              </w:rPr>
              <w:t>Platform APIs, dashboards and equipment connectors</w:t>
            </w:r>
          </w:p>
        </w:tc>
      </w:tr>
    </w:tbl>
    <w:p w14:paraId="566468DE" w14:textId="77777777" w:rsidR="00DF049E" w:rsidRDefault="00000000" w:rsidP="000D5E07">
      <w:pPr>
        <w:keepNext/>
        <w:spacing w:before="140" w:after="40"/>
        <w:jc w:val="both"/>
      </w:pPr>
      <w:r>
        <w:rPr>
          <w:b/>
          <w:sz w:val="22"/>
        </w:rPr>
        <w:t>3.2.7  Expected outcomes and deliverables</w:t>
      </w:r>
    </w:p>
    <w:p w14:paraId="6517F9F8" w14:textId="77777777" w:rsidR="00DF049E" w:rsidRDefault="00000000" w:rsidP="000D5E07">
      <w:pPr>
        <w:spacing w:after="120"/>
        <w:jc w:val="both"/>
      </w:pPr>
      <w:r>
        <w:rPr>
          <w:b/>
          <w:sz w:val="21"/>
        </w:rPr>
        <w:t xml:space="preserve">Three deliverables. </w:t>
      </w:r>
      <w:r>
        <w:rPr>
          <w:sz w:val="21"/>
        </w:rPr>
        <w:t xml:space="preserve">Each one is defined by something that can be inspected. (1) CatchWise decision engine, release 1. The closed optimisation loop - the on-device performance estimator and the Bayesian-optimisation controller - in two runtime profiles: compact firmware for low-power microcontrollers, and a controller or gateway profile. It comes with a configuration tool and a documented interface for event status and associated data. (2) Benchmark and characterisation package for two event classes. Labelled datasets, matched comparisons against the baselines, and measured detection quality, latency and resource use, together with the measured error of the estimator and the </w:t>
      </w:r>
      <w:r>
        <w:rPr>
          <w:sz w:val="21"/>
        </w:rPr>
        <w:lastRenderedPageBreak/>
        <w:t>range of operation in which the results hold. (3) Algorithm-enabled reference module and one integration demonstration. A working module with its bill of materials and a design-for-manufacture review, plus one demonstration into a controller or gateway through the common event interface. The field pilot and the partner-hosted integration are reported inside (2) and (3) rather than listed as separate deliverables, because their timing depends on a partner; if no partner is confirmed, both are completed on the project's own testbed.</w:t>
      </w:r>
    </w:p>
    <w:p w14:paraId="63DD7975" w14:textId="77777777" w:rsidR="00DF049E" w:rsidRDefault="00000000" w:rsidP="000D5E07">
      <w:pPr>
        <w:spacing w:after="120"/>
        <w:jc w:val="both"/>
      </w:pPr>
      <w:r>
        <w:rPr>
          <w:b/>
          <w:sz w:val="21"/>
        </w:rPr>
        <w:t xml:space="preserve">Differentiation and readiness. </w:t>
      </w:r>
      <w:r>
        <w:rPr>
          <w:sz w:val="21"/>
        </w:rPr>
        <w:t xml:space="preserve">Set against the customer's own stack, CatchWise is an enhancer. It is inserted at the decision layer and leaves the sensors, the perception models, the dashboards and the workflows in place. Set against the alternatives in </w:t>
      </w:r>
      <w:r w:rsidRPr="004C66F7">
        <w:rPr>
          <w:b/>
          <w:bCs/>
          <w:sz w:val="21"/>
          <w:rPrChange w:id="473" w:author="Li Jianfeng" w:date="2026-09-15T20:25:00Z" w16du:dateUtc="2026-09-15T12:25:00Z">
            <w:rPr>
              <w:sz w:val="21"/>
            </w:rPr>
          </w:rPrChange>
        </w:rPr>
        <w:t>Table 3</w:t>
      </w:r>
      <w:r>
        <w:rPr>
          <w:sz w:val="21"/>
        </w:rPr>
        <w:t>, it is a disrupter at that layer. Each of those alternatives picks its operating point once - by hand, by an offline sweep, or at training time - and none of them can say how far that choice sits from the best available. CatchWise turns detection performance into a number the device can compute, and climbs to the best value it can reach on the device itself. On the published evidence it arrives at the same operating point as an exhaustive off-node search, at a small fraction of the cost and without sending data anywhere. Readiness differs between the two profiles. The constrained profile is past proof of concept and ripe for a commercial prototype: it enters at about technology readiness level (TRL) 4 and exits at TRL 5-6 after module benchmarking and pilot work. The resource-rich profile enters at TRL 2-3, because the adapter and the equipment integration are new work, and exits at TRL 4-5.</w:t>
      </w:r>
    </w:p>
    <w:p w14:paraId="2A3ED8C3" w14:textId="77777777" w:rsidR="00DF049E" w:rsidRDefault="00000000" w:rsidP="000D5E07">
      <w:pPr>
        <w:keepNext/>
        <w:spacing w:before="140" w:after="40"/>
        <w:jc w:val="both"/>
      </w:pPr>
      <w:r>
        <w:rPr>
          <w:b/>
          <w:sz w:val="22"/>
        </w:rPr>
        <w:t>3.2.8  Technical risks and mitigation</w:t>
      </w:r>
    </w:p>
    <w:p w14:paraId="480E81B0" w14:textId="77777777" w:rsidR="00DF049E" w:rsidRDefault="00000000" w:rsidP="000D5E07">
      <w:pPr>
        <w:spacing w:after="120"/>
        <w:jc w:val="both"/>
      </w:pPr>
      <w:r>
        <w:rPr>
          <w:b/>
          <w:sz w:val="21"/>
        </w:rPr>
        <w:t xml:space="preserve">Can the sensing represent the event? </w:t>
      </w:r>
      <w:r>
        <w:rPr>
          <w:sz w:val="21"/>
        </w:rPr>
        <w:t>The constrained mode needs a sentinel whose bandwidth, noise floor and sensitivity are adequate for the event. The resource-rich mode needs features or scores that still carry event information as operating conditions change. The first phase tests both pairings and fixes measurable acceptance criteria before any integration is committed.</w:t>
      </w:r>
    </w:p>
    <w:p w14:paraId="6F921666" w14:textId="77777777" w:rsidR="00DF049E" w:rsidRDefault="00000000" w:rsidP="000D5E07">
      <w:pPr>
        <w:spacing w:after="120"/>
        <w:jc w:val="both"/>
      </w:pPr>
      <w:r>
        <w:rPr>
          <w:b/>
          <w:sz w:val="21"/>
        </w:rPr>
        <w:t xml:space="preserve">Will the loop stay stable? </w:t>
      </w:r>
      <w:r>
        <w:rPr>
          <w:sz w:val="21"/>
        </w:rPr>
        <w:t>Each node starts from an operating point already validated offline, and the size of each online step is bounded. A transient disturbance therefore moves the operating point a little, not far.</w:t>
      </w:r>
    </w:p>
    <w:p w14:paraId="5272429C" w14:textId="77777777" w:rsidR="00DF049E" w:rsidRDefault="00000000" w:rsidP="000D5E07">
      <w:pPr>
        <w:spacing w:after="120"/>
        <w:jc w:val="both"/>
      </w:pPr>
      <w:r>
        <w:rPr>
          <w:b/>
          <w:sz w:val="21"/>
        </w:rPr>
        <w:t xml:space="preserve">How wrong can the estimate be? </w:t>
      </w:r>
      <w:r>
        <w:rPr>
          <w:sz w:val="21"/>
        </w:rPr>
        <w:t>Sequences with known reference labels are used to measure the estimator itself, and the benchmark reports that error next to the detection results. That is what allows the project to set confidence bounds and to state the range of operation it supplies to customers.</w:t>
      </w:r>
    </w:p>
    <w:p w14:paraId="047248BF" w14:textId="77777777" w:rsidR="00DF049E" w:rsidRDefault="00000000" w:rsidP="000D5E07">
      <w:pPr>
        <w:spacing w:after="120"/>
        <w:jc w:val="both"/>
      </w:pPr>
      <w:r>
        <w:rPr>
          <w:b/>
          <w:sz w:val="21"/>
        </w:rPr>
        <w:t xml:space="preserve">Will it integrate? </w:t>
      </w:r>
      <w:r>
        <w:rPr>
          <w:sz w:val="21"/>
        </w:rPr>
        <w:t>Providers use different interfaces, drivers and validation processes. The project defines the event-status and data interface together with a partner that controls the relevant gateway, controller or device, and records the integration effort as an acceptance indicator. The reference module provides a second route and a stable baseline for integration.</w:t>
      </w:r>
    </w:p>
    <w:p w14:paraId="3FA410EF" w14:textId="77777777" w:rsidR="00DF049E" w:rsidRDefault="00000000" w:rsidP="000D5E07">
      <w:pPr>
        <w:spacing w:after="120"/>
        <w:jc w:val="both"/>
      </w:pPr>
      <w:r>
        <w:rPr>
          <w:b/>
          <w:sz w:val="21"/>
        </w:rPr>
        <w:t xml:space="preserve">Ethics and regulatory compliance. </w:t>
      </w:r>
      <w:r>
        <w:rPr>
          <w:sz w:val="21"/>
        </w:rPr>
        <w:t>The project involves no human or animal subjects, so no institutional review board or animal-care committee approval is required. The wireless nodes operate in licence-exempt bands and are built to the equipment-registration requirements applying in Singapore; the instrumented testbed is installed and operated under NTU laboratory risk-assessment and safety procedures; and any field pilot follows the host site's access and safety rules.</w:t>
      </w:r>
    </w:p>
    <w:p w14:paraId="2F452D36" w14:textId="77777777" w:rsidR="00E4627E" w:rsidRPr="004B30EA" w:rsidRDefault="00E4627E" w:rsidP="000D5E07">
      <w:pPr>
        <w:keepNext/>
        <w:spacing w:before="280" w:after="100"/>
        <w:jc w:val="both"/>
        <w:rPr>
          <w:b/>
          <w:bCs/>
          <w:sz w:val="28"/>
          <w:lang w:val="en-GB"/>
        </w:rPr>
      </w:pPr>
      <w:r w:rsidRPr="004B30EA">
        <w:rPr>
          <w:b/>
          <w:bCs/>
          <w:sz w:val="26"/>
          <w:lang w:val="en-GB"/>
        </w:rPr>
        <w:t>4.</w:t>
      </w:r>
      <w:r w:rsidRPr="004B30EA">
        <w:rPr>
          <w:b/>
          <w:bCs/>
          <w:sz w:val="26"/>
          <w:lang w:val="en-GB"/>
        </w:rPr>
        <w:tab/>
      </w:r>
      <w:commentRangeStart w:id="474"/>
      <w:r w:rsidRPr="004B30EA">
        <w:rPr>
          <w:b/>
          <w:bCs/>
          <w:sz w:val="26"/>
          <w:lang w:val="en-GB"/>
        </w:rPr>
        <w:t>Project Milestones</w:t>
      </w:r>
      <w:commentRangeEnd w:id="474"/>
      <w:r w:rsidR="00E92E42" w:rsidRPr="004B30EA">
        <w:rPr>
          <w:rStyle w:val="af3"/>
          <w:b/>
          <w:bCs/>
          <w:sz w:val="28"/>
          <w:szCs w:val="24"/>
          <w:lang w:val="en-GB"/>
        </w:rPr>
        <w:commentReference w:id="474"/>
      </w:r>
    </w:p>
    <w:p w14:paraId="4C350847" w14:textId="77777777" w:rsidR="00E4627E" w:rsidRPr="004B30EA" w:rsidRDefault="00E4627E" w:rsidP="000D5E07">
      <w:pPr>
        <w:spacing w:after="120"/>
        <w:jc w:val="both"/>
        <w:rPr>
          <w:bCs/>
          <w:i/>
          <w:lang w:val="en-GB"/>
        </w:rPr>
      </w:pPr>
      <w:r w:rsidRPr="004B30EA">
        <w:rPr>
          <w:bCs/>
          <w:i/>
          <w:sz w:val="21"/>
          <w:lang w:val="en-GB"/>
        </w:rPr>
        <w:t xml:space="preserve">Describe specific project </w:t>
      </w:r>
      <w:r w:rsidR="000D0768">
        <w:rPr>
          <w:bCs/>
          <w:i/>
          <w:sz w:val="21"/>
          <w:lang w:val="en-GB"/>
        </w:rPr>
        <w:t>timeline</w:t>
      </w:r>
      <w:r w:rsidRPr="004B30EA">
        <w:rPr>
          <w:bCs/>
          <w:i/>
          <w:sz w:val="21"/>
          <w:lang w:val="en-GB"/>
        </w:rPr>
        <w:t xml:space="preserve"> in terms of “project months or weeks” </w:t>
      </w:r>
      <w:r w:rsidR="000D0768">
        <w:rPr>
          <w:bCs/>
          <w:i/>
          <w:sz w:val="21"/>
          <w:lang w:val="en-GB"/>
        </w:rPr>
        <w:t>for meeting of quantifiable</w:t>
      </w:r>
      <w:r w:rsidRPr="004B30EA">
        <w:rPr>
          <w:bCs/>
          <w:i/>
          <w:sz w:val="21"/>
          <w:lang w:val="en-GB"/>
        </w:rPr>
        <w:t xml:space="preserve"> </w:t>
      </w:r>
      <w:r w:rsidR="000D0768">
        <w:rPr>
          <w:bCs/>
          <w:i/>
          <w:sz w:val="21"/>
          <w:lang w:val="en-GB"/>
        </w:rPr>
        <w:t xml:space="preserve">milestones such as attaining certain technical specifications, </w:t>
      </w:r>
      <w:r w:rsidRPr="004B30EA">
        <w:rPr>
          <w:bCs/>
          <w:i/>
          <w:sz w:val="21"/>
          <w:lang w:val="en-GB"/>
        </w:rPr>
        <w:t>fabrication, testing, refinement, field tests, etc.</w:t>
      </w:r>
    </w:p>
    <w:p w14:paraId="298B5706" w14:textId="441209F1" w:rsidR="00E4627E" w:rsidRPr="00377A11" w:rsidRDefault="00377A11" w:rsidP="000D5E07">
      <w:pPr>
        <w:spacing w:after="120"/>
        <w:jc w:val="both"/>
        <w:rPr>
          <w:rFonts w:eastAsiaTheme="minorEastAsia" w:hint="eastAsia"/>
          <w:bCs/>
          <w:i/>
          <w:lang w:val="en-GB"/>
          <w:rPrChange w:id="475" w:author="Li Jianfeng" w:date="2026-09-15T19:46:00Z" w16du:dateUtc="2026-09-15T11:46:00Z">
            <w:rPr>
              <w:bCs/>
              <w:i/>
              <w:lang w:val="en-GB"/>
            </w:rPr>
          </w:rPrChange>
        </w:rPr>
      </w:pPr>
      <w:ins w:id="476" w:author="Li Jianfeng" w:date="2026-09-15T19:47:00Z" w16du:dateUtc="2026-09-15T11:47:00Z">
        <w:r w:rsidRPr="00377A11">
          <w:rPr>
            <w:b/>
            <w:sz w:val="21"/>
          </w:rPr>
          <w:t>Task and milestone structure</w:t>
        </w:r>
      </w:ins>
      <w:del w:id="477" w:author="Li Jianfeng" w:date="2026-09-15T19:47:00Z" w16du:dateUtc="2026-09-15T11:47:00Z">
        <w:r w:rsidR="00E4627E" w:rsidDel="00377A11">
          <w:rPr>
            <w:b/>
            <w:sz w:val="21"/>
          </w:rPr>
          <w:delText>Milestone structure</w:delText>
        </w:r>
      </w:del>
      <w:r w:rsidR="00E4627E">
        <w:rPr>
          <w:b/>
          <w:sz w:val="21"/>
        </w:rPr>
        <w:t xml:space="preserve">. </w:t>
      </w:r>
      <w:del w:id="478" w:author="Li Jianfeng" w:date="2026-09-15T20:14:00Z" w16du:dateUtc="2026-09-15T12:14:00Z">
        <w:r w:rsidR="00E4627E" w:rsidDel="007234E0">
          <w:rPr>
            <w:sz w:val="21"/>
          </w:rPr>
          <w:delText>T</w:delText>
        </w:r>
      </w:del>
      <w:del w:id="479" w:author="Li Jianfeng" w:date="2026-09-15T19:32:00Z" w16du:dateUtc="2026-09-15T11:32:00Z">
        <w:r w:rsidR="00E4627E" w:rsidDel="002071C6">
          <w:rPr>
            <w:sz w:val="21"/>
          </w:rPr>
          <w:delText>he project is organised as three six-month milestones - Months 0-6, 6-12 and 12-18 - matching the phases in Section 2.6. Each closes with a quantifiable gate, so progress is assessed on measured results rather than on activity. The M1 and M2 gates at Months 6 and 12 fall immediately before the six-monthly interim progress reports due in Months 7 and 13, so each report is backed by gate evidence. The third milestone is split internally: the project deliverables are completed and gated in its first three months, and its last three months are held as contingency and introduce no new deliverable. That gives 15 months of execution with a three-month buffer inside an 18-month schedule. The final technical report follows within three months of completion.</w:delText>
        </w:r>
      </w:del>
      <w:ins w:id="480" w:author="Li Jianfeng" w:date="2026-09-15T20:14:00Z">
        <w:r w:rsidR="007234E0" w:rsidRPr="007234E0">
          <w:rPr>
            <w:rFonts w:eastAsiaTheme="minorEastAsia"/>
            <w:sz w:val="21"/>
          </w:rPr>
          <w:t>The project is organised into three stages based on the technical sequence, workload and deliverables: Stage 1 (Months 1–6), Stage 2 (Months 7–12) and Stage 3 (Months 13–18). Each stage concludes with a quantifiable milestone—M1, M2 or M3—so progress is assessed against measured results rather than activities completed. M1 and M2 precede the interim progress reports due in Months 7 and 13, while M3 marks completion of the validated technical package and commercialisation outputs at Month 18.</w:t>
        </w:r>
      </w:ins>
    </w:p>
    <w:p w14:paraId="683EC4AE" w14:textId="06DC3203" w:rsidR="00080350" w:rsidRDefault="00000000" w:rsidP="000F4DF9">
      <w:pPr>
        <w:keepNext/>
        <w:keepLines/>
        <w:spacing w:before="80" w:after="80"/>
        <w:jc w:val="center"/>
      </w:pPr>
      <w:r>
        <w:rPr>
          <w:b/>
          <w:sz w:val="20"/>
        </w:rPr>
        <w:t>Table 8.</w:t>
      </w:r>
      <w:r>
        <w:rPr>
          <w:sz w:val="20"/>
        </w:rPr>
        <w:t xml:space="preserve"> </w:t>
      </w:r>
      <w:del w:id="481" w:author="Li Jianfeng" w:date="2026-09-15T19:37:00Z" w16du:dateUtc="2026-09-15T11:37:00Z">
        <w:r w:rsidDel="00306846">
          <w:rPr>
            <w:sz w:val="20"/>
          </w:rPr>
          <w:delText>P</w:delText>
        </w:r>
      </w:del>
      <w:ins w:id="482" w:author="Li Jianfeng" w:date="2026-09-15T19:37:00Z" w16du:dateUtc="2026-09-15T11:37:00Z">
        <w:r w:rsidR="00306846" w:rsidRPr="00306846">
          <w:rPr>
            <w:sz w:val="20"/>
          </w:rPr>
          <w:t>Project tasks, deliverables and milestones</w:t>
        </w:r>
      </w:ins>
      <w:del w:id="483" w:author="Li Jianfeng" w:date="2026-09-15T19:37:00Z" w16du:dateUtc="2026-09-15T11:37:00Z">
        <w:r w:rsidDel="00306846">
          <w:rPr>
            <w:sz w:val="20"/>
          </w:rPr>
          <w:delText>roject milestones, deliverables and gates</w:delText>
        </w:r>
      </w:del>
    </w:p>
    <w:tbl>
      <w:tblPr>
        <w:tblStyle w:val="a7"/>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Change w:id="484" w:author="Li Jianfeng" w:date="2026-09-15T20:12:00Z" w16du:dateUtc="2026-09-15T12:12:00Z">
          <w:tblPr>
            <w:tblStyle w:val="a7"/>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PrChange>
      </w:tblPr>
      <w:tblGrid>
        <w:gridCol w:w="2122"/>
        <w:gridCol w:w="7517"/>
        <w:tblGridChange w:id="485">
          <w:tblGrid>
            <w:gridCol w:w="1980"/>
            <w:gridCol w:w="142"/>
            <w:gridCol w:w="7517"/>
          </w:tblGrid>
        </w:tblGridChange>
      </w:tblGrid>
      <w:tr w:rsidR="00633077" w:rsidRPr="004B30EA" w14:paraId="42430D3A" w14:textId="77777777" w:rsidTr="00633077">
        <w:trPr>
          <w:tblHeader/>
          <w:trPrChange w:id="486" w:author="Li Jianfeng" w:date="2026-09-15T20:12:00Z" w16du:dateUtc="2026-09-15T12:12:00Z">
            <w:trPr>
              <w:tblHeader/>
            </w:trPr>
          </w:trPrChange>
        </w:trPr>
        <w:tc>
          <w:tcPr>
            <w:tcW w:w="2122" w:type="dxa"/>
            <w:shd w:val="clear" w:color="auto" w:fill="CCCCCC"/>
            <w:tcPrChange w:id="487" w:author="Li Jianfeng" w:date="2026-09-15T20:12:00Z" w16du:dateUtc="2026-09-15T12:12:00Z">
              <w:tcPr>
                <w:tcW w:w="1980" w:type="dxa"/>
                <w:shd w:val="clear" w:color="auto" w:fill="CCCCCC"/>
              </w:tcPr>
            </w:tcPrChange>
          </w:tcPr>
          <w:p w14:paraId="78090ACA" w14:textId="2E2B7256" w:rsidR="00633077" w:rsidDel="00633077" w:rsidRDefault="00633077" w:rsidP="000D5E07">
            <w:pPr>
              <w:spacing w:after="40"/>
              <w:rPr>
                <w:del w:id="488" w:author="Li Jianfeng" w:date="2026-09-15T20:10:00Z" w16du:dateUtc="2026-09-15T12:10:00Z"/>
              </w:rPr>
            </w:pPr>
            <w:ins w:id="489" w:author="Li Jianfeng" w:date="2026-09-15T20:11:00Z" w16du:dateUtc="2026-09-15T12:11:00Z">
              <w:r w:rsidRPr="00633077">
                <w:rPr>
                  <w:b/>
                  <w:sz w:val="20"/>
                </w:rPr>
                <w:t>Project period</w:t>
              </w:r>
            </w:ins>
            <w:del w:id="490" w:author="Li Jianfeng" w:date="2026-09-15T20:11:00Z" w16du:dateUtc="2026-09-15T12:11:00Z">
              <w:r w:rsidDel="00633077">
                <w:rPr>
                  <w:b/>
                  <w:sz w:val="20"/>
                </w:rPr>
                <w:delText>Start</w:delText>
              </w:r>
            </w:del>
          </w:p>
          <w:p w14:paraId="66B1B039" w14:textId="005FD8B3" w:rsidR="00633077" w:rsidRPr="00633077" w:rsidRDefault="00633077" w:rsidP="000D5E07">
            <w:pPr>
              <w:spacing w:after="40"/>
              <w:rPr>
                <w:rFonts w:eastAsiaTheme="minorEastAsia" w:hint="eastAsia"/>
                <w:rPrChange w:id="491" w:author="Li Jianfeng" w:date="2026-09-15T20:10:00Z" w16du:dateUtc="2026-09-15T12:10:00Z">
                  <w:rPr/>
                </w:rPrChange>
              </w:rPr>
            </w:pPr>
            <w:del w:id="492" w:author="Li Jianfeng" w:date="2026-09-15T20:10:00Z" w16du:dateUtc="2026-09-15T12:10:00Z">
              <w:r w:rsidDel="00633077">
                <w:rPr>
                  <w:b/>
                  <w:sz w:val="20"/>
                </w:rPr>
                <w:delText>End</w:delText>
              </w:r>
            </w:del>
          </w:p>
        </w:tc>
        <w:tc>
          <w:tcPr>
            <w:tcW w:w="7517" w:type="dxa"/>
            <w:shd w:val="clear" w:color="auto" w:fill="CCCCCC"/>
            <w:tcPrChange w:id="493" w:author="Li Jianfeng" w:date="2026-09-15T20:12:00Z" w16du:dateUtc="2026-09-15T12:12:00Z">
              <w:tcPr>
                <w:tcW w:w="7659" w:type="dxa"/>
                <w:gridSpan w:val="2"/>
                <w:shd w:val="clear" w:color="auto" w:fill="CCCCCC"/>
              </w:tcPr>
            </w:tcPrChange>
          </w:tcPr>
          <w:p w14:paraId="49C26900" w14:textId="77777777" w:rsidR="00633077" w:rsidRDefault="00633077" w:rsidP="000D5E07">
            <w:pPr>
              <w:spacing w:after="40"/>
            </w:pPr>
            <w:r>
              <w:rPr>
                <w:b/>
                <w:sz w:val="20"/>
              </w:rPr>
              <w:t>Description</w:t>
            </w:r>
          </w:p>
        </w:tc>
      </w:tr>
      <w:tr w:rsidR="00633077" w:rsidRPr="004B30EA" w14:paraId="14906413" w14:textId="77777777" w:rsidTr="00633077">
        <w:tc>
          <w:tcPr>
            <w:tcW w:w="2122" w:type="dxa"/>
            <w:tcPrChange w:id="494" w:author="Li Jianfeng" w:date="2026-09-15T20:12:00Z" w16du:dateUtc="2026-09-15T12:12:00Z">
              <w:tcPr>
                <w:tcW w:w="1980" w:type="dxa"/>
              </w:tcPr>
            </w:tcPrChange>
          </w:tcPr>
          <w:p w14:paraId="1418E690" w14:textId="1832D6E6" w:rsidR="00633077" w:rsidRPr="00633077" w:rsidDel="00633077" w:rsidRDefault="00633077" w:rsidP="000D5E07">
            <w:pPr>
              <w:spacing w:after="40"/>
              <w:rPr>
                <w:del w:id="495" w:author="Li Jianfeng" w:date="2026-09-15T20:10:00Z" w16du:dateUtc="2026-09-15T12:10:00Z"/>
                <w:rFonts w:eastAsiaTheme="minorEastAsia" w:hint="eastAsia"/>
              </w:rPr>
            </w:pPr>
            <w:ins w:id="496" w:author="Li Jianfeng" w:date="2026-09-15T20:11:00Z" w16du:dateUtc="2026-09-15T12:11:00Z">
              <w:r>
                <w:rPr>
                  <w:rFonts w:eastAsiaTheme="minorEastAsia" w:hint="eastAsia"/>
                  <w:sz w:val="20"/>
                </w:rPr>
                <w:t xml:space="preserve">Stage 1: </w:t>
              </w:r>
            </w:ins>
            <w:r>
              <w:rPr>
                <w:sz w:val="20"/>
              </w:rPr>
              <w:t>Month</w:t>
            </w:r>
            <w:ins w:id="497" w:author="Li Jianfeng" w:date="2026-09-15T20:10:00Z" w16du:dateUtc="2026-09-15T12:10:00Z">
              <w:r>
                <w:rPr>
                  <w:rFonts w:eastAsiaTheme="minorEastAsia" w:hint="eastAsia"/>
                  <w:sz w:val="20"/>
                </w:rPr>
                <w:t>s</w:t>
              </w:r>
            </w:ins>
            <w:r>
              <w:rPr>
                <w:sz w:val="20"/>
              </w:rPr>
              <w:t xml:space="preserve"> </w:t>
            </w:r>
            <w:ins w:id="498" w:author="Li Jianfeng" w:date="2026-09-15T20:10:00Z" w16du:dateUtc="2026-09-15T12:10:00Z">
              <w:r>
                <w:rPr>
                  <w:rFonts w:eastAsiaTheme="minorEastAsia" w:hint="eastAsia"/>
                  <w:sz w:val="20"/>
                </w:rPr>
                <w:t>1</w:t>
              </w:r>
            </w:ins>
            <w:del w:id="499" w:author="Li Jianfeng" w:date="2026-09-15T20:10:00Z" w16du:dateUtc="2026-09-15T12:10:00Z">
              <w:r w:rsidDel="00633077">
                <w:rPr>
                  <w:sz w:val="20"/>
                </w:rPr>
                <w:delText>0</w:delText>
              </w:r>
            </w:del>
            <w:ins w:id="500" w:author="Li Jianfeng" w:date="2026-09-15T20:10:00Z" w16du:dateUtc="2026-09-15T12:10:00Z">
              <w:r>
                <w:rPr>
                  <w:rFonts w:eastAsiaTheme="minorEastAsia" w:hint="eastAsia"/>
                  <w:sz w:val="20"/>
                </w:rPr>
                <w:t xml:space="preserve">- </w:t>
              </w:r>
            </w:ins>
            <w:commentRangeStart w:id="501"/>
          </w:p>
          <w:p w14:paraId="2154113C" w14:textId="77777777" w:rsidR="00633077" w:rsidRDefault="00633077" w:rsidP="000D5E07">
            <w:pPr>
              <w:spacing w:after="40"/>
              <w:rPr>
                <w:ins w:id="502" w:author="Li Jianfeng" w:date="2026-09-15T20:11:00Z" w16du:dateUtc="2026-09-15T12:11:00Z"/>
                <w:rFonts w:eastAsiaTheme="minorEastAsia"/>
                <w:sz w:val="20"/>
              </w:rPr>
            </w:pPr>
            <w:del w:id="503" w:author="Li Jianfeng" w:date="2026-09-15T20:10:00Z" w16du:dateUtc="2026-09-15T12:10:00Z">
              <w:r w:rsidDel="00633077">
                <w:rPr>
                  <w:sz w:val="20"/>
                </w:rPr>
                <w:delText xml:space="preserve">Month </w:delText>
              </w:r>
            </w:del>
            <w:ins w:id="504" w:author="Li Jianfeng" w:date="2026-09-15T20:10:00Z" w16du:dateUtc="2026-09-15T12:10:00Z">
              <w:r>
                <w:rPr>
                  <w:rFonts w:eastAsiaTheme="minorEastAsia" w:hint="eastAsia"/>
                  <w:sz w:val="20"/>
                </w:rPr>
                <w:t>6</w:t>
              </w:r>
            </w:ins>
            <w:commentRangeEnd w:id="501"/>
            <w:r w:rsidR="004C5C6E">
              <w:rPr>
                <w:rStyle w:val="af3"/>
                <w:sz w:val="20"/>
                <w:szCs w:val="22"/>
              </w:rPr>
              <w:commentReference w:id="501"/>
            </w:r>
            <w:del w:id="505" w:author="Li Jianfeng" w:date="2026-09-15T20:10:00Z" w16du:dateUtc="2026-09-15T12:10:00Z">
              <w:r w:rsidDel="00633077">
                <w:rPr>
                  <w:sz w:val="20"/>
                </w:rPr>
                <w:delText>6</w:delText>
              </w:r>
            </w:del>
          </w:p>
          <w:p w14:paraId="5CCBC9B0" w14:textId="3C473DC1" w:rsidR="00633077" w:rsidRPr="00633077" w:rsidRDefault="00633077" w:rsidP="000D5E07">
            <w:pPr>
              <w:spacing w:after="40"/>
              <w:rPr>
                <w:rFonts w:eastAsiaTheme="minorEastAsia" w:hint="eastAsia"/>
                <w:rPrChange w:id="506" w:author="Li Jianfeng" w:date="2026-09-15T20:10:00Z" w16du:dateUtc="2026-09-15T12:10:00Z">
                  <w:rPr/>
                </w:rPrChange>
              </w:rPr>
            </w:pPr>
          </w:p>
        </w:tc>
        <w:tc>
          <w:tcPr>
            <w:tcW w:w="7517" w:type="dxa"/>
            <w:tcPrChange w:id="507" w:author="Li Jianfeng" w:date="2026-09-15T20:12:00Z" w16du:dateUtc="2026-09-15T12:12:00Z">
              <w:tcPr>
                <w:tcW w:w="7659" w:type="dxa"/>
                <w:gridSpan w:val="2"/>
              </w:tcPr>
            </w:tcPrChange>
          </w:tcPr>
          <w:p w14:paraId="110554BC" w14:textId="1887BBC4" w:rsidR="00633077" w:rsidRDefault="00633077" w:rsidP="003E5EAB">
            <w:pPr>
              <w:spacing w:after="40"/>
              <w:jc w:val="both"/>
            </w:pPr>
            <w:ins w:id="508" w:author="Li Jianfeng" w:date="2026-09-15T19:32:00Z" w16du:dateUtc="2026-09-15T11:32:00Z">
              <w:r>
                <w:rPr>
                  <w:rFonts w:eastAsiaTheme="minorEastAsia" w:hint="eastAsia"/>
                  <w:b/>
                  <w:sz w:val="20"/>
                </w:rPr>
                <w:t>T</w:t>
              </w:r>
            </w:ins>
            <w:del w:id="509" w:author="Li Jianfeng" w:date="2026-09-15T19:32:00Z" w16du:dateUtc="2026-09-15T11:32:00Z">
              <w:r w:rsidDel="00EB39C0">
                <w:rPr>
                  <w:b/>
                  <w:sz w:val="20"/>
                </w:rPr>
                <w:delText>M</w:delText>
              </w:r>
            </w:del>
            <w:r>
              <w:rPr>
                <w:b/>
                <w:sz w:val="20"/>
              </w:rPr>
              <w:t>1 - Definition, research and first build</w:t>
            </w:r>
          </w:p>
          <w:p w14:paraId="3E710941" w14:textId="77777777" w:rsidR="00633077" w:rsidRDefault="00633077" w:rsidP="003E5EAB">
            <w:pPr>
              <w:spacing w:after="40"/>
              <w:jc w:val="both"/>
            </w:pPr>
            <w:r>
              <w:rPr>
                <w:b/>
                <w:sz w:val="20"/>
              </w:rPr>
              <w:t xml:space="preserve">Activities. </w:t>
            </w:r>
            <w:r>
              <w:rPr>
                <w:sz w:val="20"/>
              </w:rPr>
              <w:t>Define the two use cases, their operating conditions and the technical acceptance criteria; screen both event-and-perception pairings for detectability and agree what will be measured; bring the decision engine up as a first testable build on the constrained runtime; specify the common event interface and start the reference-module design; begin the target-account list and the review of foreground intellectual property.</w:t>
            </w:r>
          </w:p>
          <w:p w14:paraId="117CE54C" w14:textId="77777777" w:rsidR="00633077" w:rsidRDefault="00633077" w:rsidP="003E5EAB">
            <w:pPr>
              <w:spacing w:after="40"/>
              <w:jc w:val="both"/>
            </w:pPr>
            <w:r>
              <w:rPr>
                <w:b/>
                <w:sz w:val="20"/>
              </w:rPr>
              <w:t xml:space="preserve">Deliverables. </w:t>
            </w:r>
            <w:r>
              <w:rPr>
                <w:sz w:val="20"/>
              </w:rPr>
              <w:t>Two defined use cases with acceptance criteria and a labelled-data protocol; a first internal software and firmware release; the reference-module specification.</w:t>
            </w:r>
          </w:p>
          <w:p w14:paraId="7F75508C" w14:textId="2F991D7E" w:rsidR="00633077" w:rsidRDefault="00633077" w:rsidP="003E5EAB">
            <w:pPr>
              <w:spacing w:after="40"/>
              <w:jc w:val="both"/>
            </w:pPr>
            <w:ins w:id="510" w:author="Li Jianfeng" w:date="2026-09-15T19:38:00Z" w16du:dateUtc="2026-09-15T11:38:00Z">
              <w:r w:rsidRPr="00306846">
                <w:rPr>
                  <w:b/>
                  <w:sz w:val="20"/>
                </w:rPr>
                <w:lastRenderedPageBreak/>
                <w:t>Milestone M1</w:t>
              </w:r>
            </w:ins>
            <w:del w:id="511" w:author="Li Jianfeng" w:date="2026-09-15T19:38:00Z" w16du:dateUtc="2026-09-15T11:38:00Z">
              <w:r w:rsidDel="00306846">
                <w:rPr>
                  <w:b/>
                  <w:sz w:val="20"/>
                </w:rPr>
                <w:delText>Gate</w:delText>
              </w:r>
            </w:del>
            <w:r>
              <w:rPr>
                <w:b/>
                <w:sz w:val="20"/>
              </w:rPr>
              <w:t xml:space="preserve">. </w:t>
            </w:r>
            <w:commentRangeStart w:id="512"/>
            <w:r>
              <w:rPr>
                <w:sz w:val="20"/>
              </w:rPr>
              <w:t>The</w:t>
            </w:r>
            <w:commentRangeEnd w:id="512"/>
            <w:r>
              <w:rPr>
                <w:rStyle w:val="af3"/>
                <w:sz w:val="20"/>
                <w:szCs w:val="22"/>
              </w:rPr>
              <w:commentReference w:id="512"/>
            </w:r>
            <w:r>
              <w:rPr>
                <w:sz w:val="20"/>
              </w:rPr>
              <w:t xml:space="preserve"> screening outcome is documented, the acceptance criteria are agreed, and the engine runs end to end on the constrained runtime - the basis on which integration work is committed.</w:t>
            </w:r>
          </w:p>
        </w:tc>
      </w:tr>
      <w:tr w:rsidR="00633077" w:rsidRPr="004B30EA" w14:paraId="089DE1D4" w14:textId="77777777" w:rsidTr="00633077">
        <w:tc>
          <w:tcPr>
            <w:tcW w:w="2122" w:type="dxa"/>
            <w:tcPrChange w:id="513" w:author="Li Jianfeng" w:date="2026-09-15T20:12:00Z" w16du:dateUtc="2026-09-15T12:12:00Z">
              <w:tcPr>
                <w:tcW w:w="1980" w:type="dxa"/>
              </w:tcPr>
            </w:tcPrChange>
          </w:tcPr>
          <w:p w14:paraId="6E0F5361" w14:textId="164B2AE5" w:rsidR="00633077" w:rsidRDefault="00633077" w:rsidP="00633077">
            <w:pPr>
              <w:spacing w:after="40"/>
              <w:rPr>
                <w:ins w:id="514" w:author="Li Jianfeng" w:date="2026-09-15T20:11:00Z" w16du:dateUtc="2026-09-15T12:11:00Z"/>
                <w:rFonts w:eastAsiaTheme="minorEastAsia" w:hint="eastAsia"/>
                <w:sz w:val="20"/>
              </w:rPr>
            </w:pPr>
            <w:ins w:id="515" w:author="Li Jianfeng" w:date="2026-09-15T20:11:00Z" w16du:dateUtc="2026-09-15T12:11:00Z">
              <w:r>
                <w:rPr>
                  <w:rFonts w:eastAsiaTheme="minorEastAsia" w:hint="eastAsia"/>
                  <w:sz w:val="20"/>
                </w:rPr>
                <w:lastRenderedPageBreak/>
                <w:t xml:space="preserve">Stage </w:t>
              </w:r>
              <w:r>
                <w:rPr>
                  <w:rFonts w:eastAsiaTheme="minorEastAsia" w:hint="eastAsia"/>
                  <w:sz w:val="20"/>
                </w:rPr>
                <w:t>2</w:t>
              </w:r>
              <w:r>
                <w:rPr>
                  <w:rFonts w:eastAsiaTheme="minorEastAsia" w:hint="eastAsia"/>
                  <w:sz w:val="20"/>
                </w:rPr>
                <w:t xml:space="preserve">: </w:t>
              </w:r>
              <w:r>
                <w:rPr>
                  <w:sz w:val="20"/>
                </w:rPr>
                <w:t>Month</w:t>
              </w:r>
              <w:r>
                <w:rPr>
                  <w:rFonts w:eastAsiaTheme="minorEastAsia" w:hint="eastAsia"/>
                  <w:sz w:val="20"/>
                </w:rPr>
                <w:t>s</w:t>
              </w:r>
              <w:r>
                <w:rPr>
                  <w:sz w:val="20"/>
                </w:rPr>
                <w:t xml:space="preserve"> </w:t>
              </w:r>
              <w:r>
                <w:rPr>
                  <w:rFonts w:eastAsiaTheme="minorEastAsia" w:hint="eastAsia"/>
                  <w:sz w:val="20"/>
                </w:rPr>
                <w:t>7</w:t>
              </w:r>
              <w:r>
                <w:rPr>
                  <w:rFonts w:eastAsiaTheme="minorEastAsia" w:hint="eastAsia"/>
                  <w:sz w:val="20"/>
                </w:rPr>
                <w:t xml:space="preserve">- </w:t>
              </w:r>
              <w:r>
                <w:rPr>
                  <w:rFonts w:eastAsiaTheme="minorEastAsia" w:hint="eastAsia"/>
                  <w:sz w:val="20"/>
                </w:rPr>
                <w:t>12</w:t>
              </w:r>
            </w:ins>
          </w:p>
          <w:p w14:paraId="6DE99EFA" w14:textId="35FB74B3" w:rsidR="00633077" w:rsidRPr="00633077" w:rsidDel="00633077" w:rsidRDefault="00633077" w:rsidP="000D5E07">
            <w:pPr>
              <w:spacing w:after="40"/>
              <w:rPr>
                <w:del w:id="516" w:author="Li Jianfeng" w:date="2026-09-15T20:11:00Z" w16du:dateUtc="2026-09-15T12:11:00Z"/>
                <w:rFonts w:eastAsiaTheme="minorEastAsia"/>
              </w:rPr>
            </w:pPr>
            <w:del w:id="517" w:author="Li Jianfeng" w:date="2026-09-15T20:11:00Z" w16du:dateUtc="2026-09-15T12:11:00Z">
              <w:r w:rsidDel="00633077">
                <w:rPr>
                  <w:sz w:val="20"/>
                </w:rPr>
                <w:delText xml:space="preserve">Month </w:delText>
              </w:r>
            </w:del>
            <w:del w:id="518" w:author="Li Jianfeng" w:date="2026-09-15T20:10:00Z" w16du:dateUtc="2026-09-15T12:10:00Z">
              <w:r w:rsidDel="00633077">
                <w:rPr>
                  <w:sz w:val="20"/>
                </w:rPr>
                <w:delText>6</w:delText>
              </w:r>
            </w:del>
          </w:p>
          <w:p w14:paraId="1CAFB8E6" w14:textId="0AB8C94D" w:rsidR="00633077" w:rsidRDefault="00633077" w:rsidP="000D5E07">
            <w:pPr>
              <w:spacing w:after="40"/>
            </w:pPr>
            <w:del w:id="519" w:author="Li Jianfeng" w:date="2026-09-15T20:11:00Z" w16du:dateUtc="2026-09-15T12:11:00Z">
              <w:r w:rsidDel="00633077">
                <w:rPr>
                  <w:sz w:val="20"/>
                </w:rPr>
                <w:delText>Month 12</w:delText>
              </w:r>
            </w:del>
          </w:p>
        </w:tc>
        <w:tc>
          <w:tcPr>
            <w:tcW w:w="7517" w:type="dxa"/>
            <w:tcPrChange w:id="520" w:author="Li Jianfeng" w:date="2026-09-15T20:12:00Z" w16du:dateUtc="2026-09-15T12:12:00Z">
              <w:tcPr>
                <w:tcW w:w="7659" w:type="dxa"/>
                <w:gridSpan w:val="2"/>
              </w:tcPr>
            </w:tcPrChange>
          </w:tcPr>
          <w:p w14:paraId="1C551F49" w14:textId="223C455D" w:rsidR="00633077" w:rsidRDefault="00633077" w:rsidP="003E5EAB">
            <w:pPr>
              <w:spacing w:after="40"/>
              <w:jc w:val="both"/>
            </w:pPr>
            <w:ins w:id="521" w:author="Li Jianfeng" w:date="2026-09-15T19:32:00Z" w16du:dateUtc="2026-09-15T11:32:00Z">
              <w:r>
                <w:rPr>
                  <w:rFonts w:eastAsiaTheme="minorEastAsia" w:hint="eastAsia"/>
                  <w:b/>
                  <w:sz w:val="20"/>
                </w:rPr>
                <w:t>T</w:t>
              </w:r>
            </w:ins>
            <w:del w:id="522" w:author="Li Jianfeng" w:date="2026-09-15T19:32:00Z" w16du:dateUtc="2026-09-15T11:32:00Z">
              <w:r w:rsidDel="00EB39C0">
                <w:rPr>
                  <w:b/>
                  <w:sz w:val="20"/>
                </w:rPr>
                <w:delText>M</w:delText>
              </w:r>
            </w:del>
            <w:r>
              <w:rPr>
                <w:b/>
                <w:sz w:val="20"/>
              </w:rPr>
              <w:t>2 - Productisation and benchmarking</w:t>
            </w:r>
          </w:p>
          <w:p w14:paraId="52A0170D" w14:textId="77777777" w:rsidR="00633077" w:rsidRDefault="00633077" w:rsidP="003E5EAB">
            <w:pPr>
              <w:spacing w:after="40"/>
              <w:jc w:val="both"/>
            </w:pPr>
            <w:r>
              <w:rPr>
                <w:b/>
                <w:sz w:val="20"/>
              </w:rPr>
              <w:t xml:space="preserve">Activities. </w:t>
            </w:r>
            <w:r>
              <w:rPr>
                <w:sz w:val="20"/>
              </w:rPr>
              <w:t>Complete the controller and gateway profile, the configuration workflow and the common event interface; build and bring up the first reference module; benchmark both profiles against their fixed or static alternatives on matched data, using the project's own testbed and partner data where granted; re-measure the false-alarm cost parameters; take early results to selected providers for structured feedback.</w:t>
            </w:r>
          </w:p>
          <w:p w14:paraId="62A121DE" w14:textId="77777777" w:rsidR="00633077" w:rsidRDefault="00633077" w:rsidP="003E5EAB">
            <w:pPr>
              <w:spacing w:after="40"/>
              <w:jc w:val="both"/>
            </w:pPr>
            <w:r>
              <w:rPr>
                <w:b/>
                <w:sz w:val="20"/>
              </w:rPr>
              <w:t xml:space="preserve">Deliverables. </w:t>
            </w:r>
            <w:r>
              <w:rPr>
                <w:sz w:val="20"/>
              </w:rPr>
              <w:t>Benchmark datasets and report covering both profiles, including the measured estimator error; a working reference module; a first record of partner feedback.</w:t>
            </w:r>
          </w:p>
          <w:p w14:paraId="5A9D1AD0" w14:textId="3E0FB4F7" w:rsidR="00633077" w:rsidRDefault="00633077" w:rsidP="003E5EAB">
            <w:pPr>
              <w:spacing w:after="40"/>
              <w:jc w:val="both"/>
            </w:pPr>
            <w:ins w:id="523" w:author="Li Jianfeng" w:date="2026-09-15T19:38:00Z" w16du:dateUtc="2026-09-15T11:38:00Z">
              <w:r w:rsidRPr="00306846">
                <w:rPr>
                  <w:b/>
                  <w:sz w:val="20"/>
                </w:rPr>
                <w:t>Milestone M</w:t>
              </w:r>
              <w:r>
                <w:rPr>
                  <w:rFonts w:eastAsiaTheme="minorEastAsia" w:hint="eastAsia"/>
                  <w:b/>
                  <w:sz w:val="20"/>
                </w:rPr>
                <w:t>2</w:t>
              </w:r>
            </w:ins>
            <w:del w:id="524" w:author="Li Jianfeng" w:date="2026-09-15T19:38:00Z" w16du:dateUtc="2026-09-15T11:38:00Z">
              <w:r w:rsidDel="00306846">
                <w:rPr>
                  <w:b/>
                  <w:sz w:val="20"/>
                </w:rPr>
                <w:delText>Gate</w:delText>
              </w:r>
            </w:del>
            <w:r>
              <w:rPr>
                <w:b/>
                <w:sz w:val="20"/>
              </w:rPr>
              <w:t xml:space="preserve">. </w:t>
            </w:r>
            <w:del w:id="525" w:author="Li Jianfeng" w:date="2026-09-15T19:47:00Z" w16du:dateUtc="2026-09-15T11:47:00Z">
              <w:r w:rsidDel="0097321F">
                <w:rPr>
                  <w:sz w:val="20"/>
                </w:rPr>
                <w:delText xml:space="preserve">Benchmark results for both profiles are produced and assessed against the targets agreed at </w:delText>
              </w:r>
            </w:del>
            <w:del w:id="526" w:author="Li Jianfeng" w:date="2026-09-15T19:33:00Z" w16du:dateUtc="2026-09-15T11:33:00Z">
              <w:r w:rsidDel="00F368E3">
                <w:rPr>
                  <w:sz w:val="20"/>
                </w:rPr>
                <w:delText>M</w:delText>
              </w:r>
            </w:del>
            <w:del w:id="527" w:author="Li Jianfeng" w:date="2026-09-15T19:47:00Z" w16du:dateUtc="2026-09-15T11:47:00Z">
              <w:r w:rsidDel="0097321F">
                <w:rPr>
                  <w:sz w:val="20"/>
                </w:rPr>
                <w:delText xml:space="preserve">1, with the estimator error quantified and any shortfall explained, before resource or workflow gains are </w:delText>
              </w:r>
              <w:commentRangeStart w:id="528"/>
              <w:r w:rsidDel="0097321F">
                <w:rPr>
                  <w:sz w:val="20"/>
                </w:rPr>
                <w:delText>credited</w:delText>
              </w:r>
              <w:commentRangeEnd w:id="528"/>
              <w:r w:rsidDel="0097321F">
                <w:rPr>
                  <w:rStyle w:val="af3"/>
                  <w:sz w:val="20"/>
                  <w:szCs w:val="22"/>
                </w:rPr>
                <w:commentReference w:id="528"/>
              </w:r>
              <w:r w:rsidDel="0097321F">
                <w:rPr>
                  <w:sz w:val="20"/>
                </w:rPr>
                <w:delText>.</w:delText>
              </w:r>
            </w:del>
            <w:ins w:id="529" w:author="Li Jianfeng" w:date="2026-09-15T19:47:00Z" w16du:dateUtc="2026-09-15T11:47:00Z">
              <w:r w:rsidRPr="0097321F">
                <w:rPr>
                  <w:sz w:val="20"/>
                </w:rPr>
                <w:t>Benchmark results for both profiles are produced and assessed against the criteria agreed at M1, with estimator error quantified and any shortfall explained before resource or workflow gains are credited.</w:t>
              </w:r>
            </w:ins>
          </w:p>
          <w:p w14:paraId="581A7D3F" w14:textId="77777777" w:rsidR="00633077" w:rsidRDefault="00633077" w:rsidP="003E5EAB">
            <w:pPr>
              <w:spacing w:after="40"/>
              <w:jc w:val="both"/>
            </w:pPr>
            <w:r>
              <w:rPr>
                <w:b/>
                <w:sz w:val="20"/>
              </w:rPr>
              <w:t xml:space="preserve">Contingency. </w:t>
            </w:r>
            <w:r>
              <w:rPr>
                <w:sz w:val="20"/>
              </w:rPr>
              <w:t>Where partner data or scheduling is delayed, benchmarking proceeds on the project's own testbed and laboratory gateway.</w:t>
            </w:r>
          </w:p>
        </w:tc>
      </w:tr>
      <w:tr w:rsidR="00633077" w14:paraId="2F34716C" w14:textId="77777777" w:rsidTr="00633077">
        <w:tc>
          <w:tcPr>
            <w:tcW w:w="2122" w:type="dxa"/>
            <w:tcPrChange w:id="530" w:author="Li Jianfeng" w:date="2026-09-15T20:12:00Z" w16du:dateUtc="2026-09-15T12:12:00Z">
              <w:tcPr>
                <w:tcW w:w="1980" w:type="dxa"/>
              </w:tcPr>
            </w:tcPrChange>
          </w:tcPr>
          <w:p w14:paraId="5293B5D5" w14:textId="3D908DD6" w:rsidR="00633077" w:rsidRDefault="00633077" w:rsidP="00633077">
            <w:pPr>
              <w:spacing w:after="40"/>
              <w:rPr>
                <w:ins w:id="531" w:author="Li Jianfeng" w:date="2026-09-15T20:11:00Z" w16du:dateUtc="2026-09-15T12:11:00Z"/>
                <w:rFonts w:eastAsiaTheme="minorEastAsia" w:hint="eastAsia"/>
                <w:sz w:val="20"/>
              </w:rPr>
            </w:pPr>
            <w:ins w:id="532" w:author="Li Jianfeng" w:date="2026-09-15T20:11:00Z" w16du:dateUtc="2026-09-15T12:11:00Z">
              <w:r>
                <w:rPr>
                  <w:rFonts w:eastAsiaTheme="minorEastAsia" w:hint="eastAsia"/>
                  <w:sz w:val="20"/>
                </w:rPr>
                <w:t xml:space="preserve">Stage </w:t>
              </w:r>
              <w:r>
                <w:rPr>
                  <w:rFonts w:eastAsiaTheme="minorEastAsia" w:hint="eastAsia"/>
                  <w:sz w:val="20"/>
                </w:rPr>
                <w:t>3</w:t>
              </w:r>
              <w:r>
                <w:rPr>
                  <w:rFonts w:eastAsiaTheme="minorEastAsia" w:hint="eastAsia"/>
                  <w:sz w:val="20"/>
                </w:rPr>
                <w:t xml:space="preserve">: </w:t>
              </w:r>
              <w:r>
                <w:rPr>
                  <w:sz w:val="20"/>
                </w:rPr>
                <w:t>Month</w:t>
              </w:r>
              <w:r>
                <w:rPr>
                  <w:rFonts w:eastAsiaTheme="minorEastAsia" w:hint="eastAsia"/>
                  <w:sz w:val="20"/>
                </w:rPr>
                <w:t>s</w:t>
              </w:r>
              <w:r>
                <w:rPr>
                  <w:sz w:val="20"/>
                </w:rPr>
                <w:t xml:space="preserve"> </w:t>
              </w:r>
              <w:r>
                <w:rPr>
                  <w:rFonts w:eastAsiaTheme="minorEastAsia" w:hint="eastAsia"/>
                  <w:sz w:val="20"/>
                </w:rPr>
                <w:t>13</w:t>
              </w:r>
              <w:r>
                <w:rPr>
                  <w:rFonts w:eastAsiaTheme="minorEastAsia" w:hint="eastAsia"/>
                  <w:sz w:val="20"/>
                </w:rPr>
                <w:t>- 1</w:t>
              </w:r>
              <w:r>
                <w:rPr>
                  <w:rFonts w:eastAsiaTheme="minorEastAsia" w:hint="eastAsia"/>
                  <w:sz w:val="20"/>
                </w:rPr>
                <w:t>8</w:t>
              </w:r>
            </w:ins>
          </w:p>
          <w:p w14:paraId="1667BFC7" w14:textId="18FCC644" w:rsidR="00633077" w:rsidRPr="00633077" w:rsidDel="00633077" w:rsidRDefault="00633077" w:rsidP="000D5E07">
            <w:pPr>
              <w:spacing w:after="40"/>
              <w:rPr>
                <w:del w:id="533" w:author="Li Jianfeng" w:date="2026-09-15T20:11:00Z" w16du:dateUtc="2026-09-15T12:11:00Z"/>
                <w:rFonts w:eastAsiaTheme="minorEastAsia"/>
              </w:rPr>
            </w:pPr>
            <w:del w:id="534" w:author="Li Jianfeng" w:date="2026-09-15T20:11:00Z" w16du:dateUtc="2026-09-15T12:11:00Z">
              <w:r w:rsidDel="00633077">
                <w:rPr>
                  <w:sz w:val="20"/>
                </w:rPr>
                <w:delText>Month 1</w:delText>
              </w:r>
            </w:del>
            <w:del w:id="535" w:author="Li Jianfeng" w:date="2026-09-15T20:10:00Z" w16du:dateUtc="2026-09-15T12:10:00Z">
              <w:r w:rsidDel="00633077">
                <w:rPr>
                  <w:sz w:val="20"/>
                </w:rPr>
                <w:delText>2</w:delText>
              </w:r>
            </w:del>
          </w:p>
          <w:p w14:paraId="479FA3A2" w14:textId="344EEAD5" w:rsidR="00633077" w:rsidRDefault="00633077" w:rsidP="000D5E07">
            <w:pPr>
              <w:spacing w:after="40"/>
            </w:pPr>
            <w:del w:id="536" w:author="Li Jianfeng" w:date="2026-09-15T20:11:00Z" w16du:dateUtc="2026-09-15T12:11:00Z">
              <w:r w:rsidDel="00633077">
                <w:rPr>
                  <w:sz w:val="20"/>
                </w:rPr>
                <w:delText>Month 18</w:delText>
              </w:r>
            </w:del>
          </w:p>
        </w:tc>
        <w:tc>
          <w:tcPr>
            <w:tcW w:w="7517" w:type="dxa"/>
            <w:tcPrChange w:id="537" w:author="Li Jianfeng" w:date="2026-09-15T20:12:00Z" w16du:dateUtc="2026-09-15T12:12:00Z">
              <w:tcPr>
                <w:tcW w:w="7659" w:type="dxa"/>
                <w:gridSpan w:val="2"/>
              </w:tcPr>
            </w:tcPrChange>
          </w:tcPr>
          <w:p w14:paraId="52555897" w14:textId="0322FE6A" w:rsidR="00633077" w:rsidRDefault="00633077" w:rsidP="003E5EAB">
            <w:pPr>
              <w:spacing w:after="40"/>
              <w:jc w:val="both"/>
            </w:pPr>
            <w:ins w:id="538" w:author="Li Jianfeng" w:date="2026-09-15T19:32:00Z" w16du:dateUtc="2026-09-15T11:32:00Z">
              <w:r>
                <w:rPr>
                  <w:rFonts w:eastAsiaTheme="minorEastAsia" w:hint="eastAsia"/>
                  <w:b/>
                  <w:sz w:val="20"/>
                </w:rPr>
                <w:t>T</w:t>
              </w:r>
            </w:ins>
            <w:del w:id="539" w:author="Li Jianfeng" w:date="2026-09-15T19:32:00Z" w16du:dateUtc="2026-09-15T11:32:00Z">
              <w:r w:rsidDel="00EB39C0">
                <w:rPr>
                  <w:b/>
                  <w:sz w:val="20"/>
                </w:rPr>
                <w:delText>M</w:delText>
              </w:r>
            </w:del>
            <w:r>
              <w:rPr>
                <w:b/>
                <w:sz w:val="20"/>
              </w:rPr>
              <w:t>3 - P</w:t>
            </w:r>
            <w:del w:id="540" w:author="Li Jianfeng" w:date="2026-09-15T19:33:00Z" w16du:dateUtc="2026-09-15T11:33:00Z">
              <w:r w:rsidDel="00F368E3">
                <w:rPr>
                  <w:b/>
                  <w:sz w:val="20"/>
                </w:rPr>
                <w:delText>ilot, consolidation and contingency</w:delText>
              </w:r>
            </w:del>
            <w:ins w:id="541" w:author="Li Jianfeng" w:date="2026-09-15T19:33:00Z">
              <w:r w:rsidRPr="00F368E3">
                <w:rPr>
                  <w:b/>
                  <w:sz w:val="20"/>
                </w:rPr>
                <w:t>ilot, refinement and consolidation</w:t>
              </w:r>
            </w:ins>
          </w:p>
          <w:p w14:paraId="0B43B202" w14:textId="0501DA23" w:rsidR="00633077" w:rsidRDefault="00633077" w:rsidP="003E5EAB">
            <w:pPr>
              <w:spacing w:after="40"/>
              <w:jc w:val="both"/>
            </w:pPr>
            <w:ins w:id="542" w:author="Li Jianfeng" w:date="2026-09-15T19:30:00Z" w16du:dateUtc="2026-09-15T11:30:00Z">
              <w:r>
                <w:rPr>
                  <w:b/>
                  <w:sz w:val="20"/>
                </w:rPr>
                <w:t>Activities</w:t>
              </w:r>
            </w:ins>
            <w:del w:id="543" w:author="Li Jianfeng" w:date="2026-09-15T19:30:00Z" w16du:dateUtc="2026-09-15T11:30:00Z">
              <w:r w:rsidDel="00A70455">
                <w:rPr>
                  <w:b/>
                  <w:sz w:val="20"/>
                </w:rPr>
                <w:delText>First three months (Months 12-15)</w:delText>
              </w:r>
            </w:del>
            <w:r>
              <w:rPr>
                <w:b/>
                <w:sz w:val="20"/>
              </w:rPr>
              <w:t xml:space="preserve">. </w:t>
            </w:r>
            <w:del w:id="544" w:author="Li Jianfeng" w:date="2026-09-15T19:33:00Z" w16du:dateUtc="2026-09-15T11:33:00Z">
              <w:r w:rsidDel="000271D5">
                <w:rPr>
                  <w:sz w:val="20"/>
                </w:rPr>
                <w:delText>Run the field pilot and the integration demonstration, at a partner site where one is confirmed and otherwise at a University-accessible site; finalise the engine, firmware, adapter, event interface and reference-module package; state the validated operating range and the remaining limitations; complete the integration guide and the design-for-manufacture review; compare the licence and module routes on observed volumes, measured integration effort and partner feedback.</w:delText>
              </w:r>
            </w:del>
            <w:ins w:id="545" w:author="Li Jianfeng" w:date="2026-09-15T19:33:00Z">
              <w:r w:rsidRPr="000271D5">
                <w:rPr>
                  <w:sz w:val="20"/>
                </w:rPr>
                <w:t>Run the field pilot and integration demonstration, at a partner site where confirmed and otherwise at a University-accessible site; finalise the engine, firmware, adapter, event interface and reference-module package; repeat the benchmark across additional operating conditions; refine any component that does not meet the M2 targets; validate estimator stability and transferability; complete the integration guide and design-for-manufacture review; and compare the licence and module routes using measured integration effort, cost and customer feedback.</w:t>
              </w:r>
            </w:ins>
          </w:p>
          <w:p w14:paraId="3F109B38" w14:textId="6BAB1C11" w:rsidR="00633077" w:rsidRDefault="00633077" w:rsidP="003E5EAB">
            <w:pPr>
              <w:spacing w:after="40"/>
              <w:jc w:val="both"/>
            </w:pPr>
            <w:r>
              <w:rPr>
                <w:b/>
                <w:sz w:val="20"/>
              </w:rPr>
              <w:t xml:space="preserve">Deliverables. </w:t>
            </w:r>
            <w:del w:id="546" w:author="Li Jianfeng" w:date="2026-09-15T19:34:00Z" w16du:dateUtc="2026-09-15T11:34:00Z">
              <w:r w:rsidDel="000271D5">
                <w:rPr>
                  <w:sz w:val="20"/>
                </w:rPr>
                <w:delText>Final validated technical package; pilot and integration reports with recorded integration effort; integration guide, module specification and bill of materials; documented route recommendation; final project report.</w:delText>
              </w:r>
            </w:del>
            <w:ins w:id="547" w:author="Li Jianfeng" w:date="2026-09-15T19:34:00Z">
              <w:r w:rsidRPr="000271D5">
                <w:rPr>
                  <w:sz w:val="20"/>
                </w:rPr>
                <w:t>Final validated technical package; pilot and integration reports with recorded integration effort; stability and transferability results; integration guide, module specification and bill of materials; documented route recommendation; final project report.</w:t>
              </w:r>
            </w:ins>
          </w:p>
          <w:p w14:paraId="7B1F786D" w14:textId="313798A3" w:rsidR="00633077" w:rsidDel="00A70455" w:rsidRDefault="00633077" w:rsidP="003E5EAB">
            <w:pPr>
              <w:spacing w:after="40"/>
              <w:jc w:val="both"/>
              <w:rPr>
                <w:del w:id="548" w:author="Li Jianfeng" w:date="2026-09-15T19:30:00Z" w16du:dateUtc="2026-09-15T11:30:00Z"/>
              </w:rPr>
            </w:pPr>
            <w:ins w:id="549" w:author="Li Jianfeng" w:date="2026-09-15T19:38:00Z" w16du:dateUtc="2026-09-15T11:38:00Z">
              <w:r w:rsidRPr="00306846">
                <w:rPr>
                  <w:b/>
                  <w:sz w:val="20"/>
                </w:rPr>
                <w:t>Milestone M</w:t>
              </w:r>
              <w:r>
                <w:rPr>
                  <w:rFonts w:eastAsiaTheme="minorEastAsia" w:hint="eastAsia"/>
                  <w:b/>
                  <w:sz w:val="20"/>
                </w:rPr>
                <w:t>3</w:t>
              </w:r>
            </w:ins>
            <w:del w:id="550" w:author="Li Jianfeng" w:date="2026-09-15T19:38:00Z" w16du:dateUtc="2026-09-15T11:38:00Z">
              <w:r w:rsidDel="00306846">
                <w:rPr>
                  <w:b/>
                  <w:sz w:val="20"/>
                </w:rPr>
                <w:delText>Gate</w:delText>
              </w:r>
            </w:del>
            <w:r>
              <w:rPr>
                <w:b/>
                <w:sz w:val="20"/>
              </w:rPr>
              <w:t xml:space="preserve">. </w:t>
            </w:r>
            <w:del w:id="551" w:author="Li Jianfeng" w:date="2026-09-15T19:34:00Z" w16du:dateUtc="2026-09-15T11:34:00Z">
              <w:r w:rsidDel="000271D5">
                <w:rPr>
                  <w:sz w:val="20"/>
                </w:rPr>
                <w:delText>By the end of Month 15 the three project deliverables are complete and the route recommendation is documented.</w:delText>
              </w:r>
            </w:del>
            <w:ins w:id="552" w:author="Li Jianfeng" w:date="2026-09-15T19:34:00Z">
              <w:r w:rsidRPr="000271D5">
                <w:rPr>
                  <w:sz w:val="20"/>
                </w:rPr>
                <w:t>By the end of Month 18, the three project deliverables are complete, the final results are assessed against the predefined targets, and the recommended commercial route is documented.</w:t>
              </w:r>
            </w:ins>
          </w:p>
          <w:p w14:paraId="015BD993" w14:textId="7C4D14EB" w:rsidR="00633077" w:rsidRDefault="00633077" w:rsidP="003E5EAB">
            <w:pPr>
              <w:spacing w:after="40"/>
              <w:jc w:val="both"/>
            </w:pPr>
            <w:del w:id="553" w:author="Li Jianfeng" w:date="2026-09-15T19:30:00Z" w16du:dateUtc="2026-09-15T11:30:00Z">
              <w:r w:rsidDel="00A70455">
                <w:rPr>
                  <w:b/>
                  <w:sz w:val="20"/>
                </w:rPr>
                <w:delText xml:space="preserve">Last three months (Months 15-18). </w:delText>
              </w:r>
              <w:r w:rsidDel="00A70455">
                <w:rPr>
                  <w:sz w:val="20"/>
                </w:rPr>
                <w:delText xml:space="preserve">Contingency only; no new deliverable is introduced. It absorbs a repeated benchmark, an unresolved integration or a partner delay carried over from earlier </w:delText>
              </w:r>
              <w:commentRangeStart w:id="554"/>
              <w:r w:rsidDel="00A70455">
                <w:rPr>
                  <w:sz w:val="20"/>
                </w:rPr>
                <w:delText>milestones</w:delText>
              </w:r>
              <w:commentRangeEnd w:id="554"/>
              <w:r w:rsidDel="00A70455">
                <w:rPr>
                  <w:rStyle w:val="af3"/>
                  <w:sz w:val="20"/>
                  <w:szCs w:val="22"/>
                </w:rPr>
                <w:commentReference w:id="554"/>
              </w:r>
              <w:r w:rsidDel="00A70455">
                <w:rPr>
                  <w:sz w:val="20"/>
                </w:rPr>
                <w:delText>.</w:delText>
              </w:r>
            </w:del>
          </w:p>
        </w:tc>
      </w:tr>
    </w:tbl>
    <w:p w14:paraId="6FCA68D4" w14:textId="77777777" w:rsidR="00E4627E" w:rsidRPr="004B30EA" w:rsidRDefault="00E4627E" w:rsidP="000D5E07">
      <w:pPr>
        <w:keepNext/>
        <w:spacing w:before="280" w:after="100"/>
        <w:jc w:val="both"/>
        <w:rPr>
          <w:b/>
          <w:bCs/>
          <w:sz w:val="28"/>
          <w:lang w:val="en-GB"/>
        </w:rPr>
      </w:pPr>
      <w:r w:rsidRPr="004B30EA">
        <w:rPr>
          <w:b/>
          <w:bCs/>
          <w:sz w:val="26"/>
          <w:lang w:val="en-GB"/>
        </w:rPr>
        <w:t>5.</w:t>
      </w:r>
      <w:r w:rsidRPr="004B30EA">
        <w:rPr>
          <w:b/>
          <w:bCs/>
          <w:sz w:val="26"/>
          <w:lang w:val="en-GB"/>
        </w:rPr>
        <w:tab/>
        <w:t>Budget</w:t>
      </w:r>
    </w:p>
    <w:p w14:paraId="43248D71" w14:textId="0C01AF67" w:rsidR="00E4627E" w:rsidRPr="004B30EA" w:rsidRDefault="00E4627E" w:rsidP="000D5E07">
      <w:pPr>
        <w:spacing w:after="120"/>
        <w:jc w:val="both"/>
        <w:rPr>
          <w:b/>
          <w:bCs/>
          <w:sz w:val="28"/>
          <w:lang w:val="en-GB"/>
        </w:rPr>
      </w:pPr>
      <w:r>
        <w:rPr>
          <w:b/>
          <w:sz w:val="21"/>
        </w:rPr>
        <w:t xml:space="preserve">Budget basis. </w:t>
      </w:r>
      <w:r>
        <w:rPr>
          <w:sz w:val="21"/>
        </w:rPr>
        <w:t xml:space="preserve">The request is S$250,000, the full amount available under the scheme. Every line is incremental direct cost incurred at NTU: contributions in kind, existing equipment and existing manpower are not charged, no cost incurred by a partner outside NTU is included, and patent filing and maintenance, overheads and general administrative costs are excluded. Figures are indicative and inclusive of prevailing GST. The grant funds a single appointment, a Senior Research Fellow working full time for the 18 months (58% of the request), </w:t>
      </w:r>
      <w:ins w:id="555" w:author="Li Jianfeng" w:date="2026-09-15T19:34:00Z">
        <w:r w:rsidR="000271D5" w:rsidRPr="000271D5">
          <w:rPr>
            <w:sz w:val="21"/>
          </w:rPr>
          <w:t>the appointment running throughout the full development and validation period</w:t>
        </w:r>
      </w:ins>
      <w:del w:id="556" w:author="Li Jianfeng" w:date="2026-09-15T19:34:00Z" w16du:dateUtc="2026-09-15T11:34:00Z">
        <w:r w:rsidDel="000271D5">
          <w:rPr>
            <w:sz w:val="21"/>
          </w:rPr>
          <w:delText>the appointment running the full period so that the three-month buffer remains staffed</w:delText>
        </w:r>
      </w:del>
      <w:r>
        <w:rPr>
          <w:sz w:val="21"/>
        </w:rPr>
        <w:t xml:space="preserve">; the remainder is the equipment and materials needed to produce evidence a customer will accept. Expenditure follows the milestones of Section 4. Months 0-6: the appointment starts and the long-lead capital equipment is procured, so that benchmarking is not held up later. Months 6-12: module fabrication, characterisation and benchmarking costs. </w:t>
      </w:r>
      <w:ins w:id="557" w:author="Li Jianfeng" w:date="2026-09-15T19:35:00Z">
        <w:r w:rsidR="001C5C2B" w:rsidRPr="001C5C2B">
          <w:rPr>
            <w:sz w:val="21"/>
          </w:rPr>
          <w:t>Months 12-18: pilot, integration, repeated validation, refinement, design review and customer-engagement costs</w:t>
        </w:r>
      </w:ins>
      <w:del w:id="558" w:author="Li Jianfeng" w:date="2026-09-15T19:35:00Z" w16du:dateUtc="2026-09-15T11:35:00Z">
        <w:r w:rsidDel="001C5C2B">
          <w:rPr>
            <w:sz w:val="21"/>
          </w:rPr>
          <w:delText>Months 12-18: pilot, integration, design-review and travel costs, all committed in the first three months, with the last three held as buffer</w:delText>
        </w:r>
      </w:del>
      <w:r>
        <w:rPr>
          <w:sz w:val="21"/>
        </w:rPr>
        <w:t>. Procuring the testbed early removes the dependency on partner scheduling for the resource-rich benchmark, the main external risk in Section 2.</w:t>
      </w:r>
      <w:commentRangeStart w:id="559"/>
      <w:r>
        <w:rPr>
          <w:sz w:val="21"/>
        </w:rPr>
        <w:t>5</w:t>
      </w:r>
      <w:commentRangeEnd w:id="559"/>
      <w:r w:rsidR="00F5399C">
        <w:rPr>
          <w:rStyle w:val="af3"/>
          <w:sz w:val="21"/>
          <w:szCs w:val="24"/>
        </w:rPr>
        <w:commentReference w:id="559"/>
      </w:r>
      <w:r>
        <w:rPr>
          <w:sz w:val="21"/>
        </w:rPr>
        <w:t>.</w:t>
      </w:r>
    </w:p>
    <w:p w14:paraId="4B0C3FB2" w14:textId="77777777" w:rsidR="00080350" w:rsidRDefault="00000000" w:rsidP="000F4DF9">
      <w:pPr>
        <w:keepNext/>
        <w:keepLines/>
        <w:spacing w:before="80" w:after="80"/>
        <w:jc w:val="center"/>
      </w:pPr>
      <w:r>
        <w:rPr>
          <w:b/>
          <w:sz w:val="20"/>
        </w:rPr>
        <w:t>Table 9.</w:t>
      </w:r>
      <w:r>
        <w:rPr>
          <w:sz w:val="20"/>
        </w:rPr>
        <w:t xml:space="preserve"> Budget by cost category</w:t>
      </w:r>
    </w:p>
    <w:tbl>
      <w:tblPr>
        <w:tblStyle w:val="a7"/>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8052"/>
        <w:gridCol w:w="1587"/>
      </w:tblGrid>
      <w:tr w:rsidR="00E4627E" w:rsidRPr="004B30EA" w14:paraId="437E07AC" w14:textId="77777777" w:rsidTr="00E52F3C">
        <w:trPr>
          <w:tblHeader/>
        </w:trPr>
        <w:tc>
          <w:tcPr>
            <w:tcW w:w="8050" w:type="dxa"/>
          </w:tcPr>
          <w:p w14:paraId="08707493" w14:textId="77777777" w:rsidR="00CC26FF" w:rsidRDefault="00000000" w:rsidP="003E5EAB">
            <w:pPr>
              <w:spacing w:after="40"/>
              <w:jc w:val="both"/>
            </w:pPr>
            <w:r>
              <w:rPr>
                <w:b/>
                <w:sz w:val="20"/>
              </w:rPr>
              <w:t xml:space="preserve">Manpower (EOM). </w:t>
            </w:r>
            <w:r>
              <w:rPr>
                <w:sz w:val="20"/>
              </w:rPr>
              <w:t xml:space="preserve">1 x Senior Research Fellow (SRF) for adaptive detection algorithms and embedded productisation, working full time on the project for 18 months at an indicative loaded cost of </w:t>
            </w:r>
            <w:r>
              <w:rPr>
                <w:sz w:val="20"/>
                <w:highlight w:val="yellow"/>
              </w:rPr>
              <w:t>S$8,000</w:t>
            </w:r>
            <w:r>
              <w:rPr>
                <w:sz w:val="20"/>
              </w:rPr>
              <w:t>/month. This is the only appointment charged to the grant; PI, laboratory staff and student time are contributed in kind, and the rate follows NTU's prevailing salary scales at the time of hire.</w:t>
            </w:r>
          </w:p>
        </w:tc>
        <w:tc>
          <w:tcPr>
            <w:tcW w:w="1587" w:type="dxa"/>
          </w:tcPr>
          <w:p w14:paraId="1401CB66" w14:textId="77777777" w:rsidR="00CC26FF" w:rsidRDefault="00000000" w:rsidP="003E5EAB">
            <w:pPr>
              <w:spacing w:after="40"/>
              <w:jc w:val="both"/>
            </w:pPr>
            <w:r>
              <w:rPr>
                <w:sz w:val="20"/>
                <w:highlight w:val="yellow"/>
              </w:rPr>
              <w:t>S$144,000</w:t>
            </w:r>
          </w:p>
        </w:tc>
      </w:tr>
      <w:tr w:rsidR="00E4627E" w:rsidRPr="004B30EA" w14:paraId="1C1E40D1" w14:textId="77777777" w:rsidTr="00E52F3C">
        <w:tc>
          <w:tcPr>
            <w:tcW w:w="8050" w:type="dxa"/>
          </w:tcPr>
          <w:p w14:paraId="23E4C7E5" w14:textId="77777777" w:rsidR="00CC26FF" w:rsidRDefault="00000000" w:rsidP="003E5EAB">
            <w:pPr>
              <w:spacing w:after="40"/>
              <w:jc w:val="both"/>
            </w:pPr>
            <w:r>
              <w:rPr>
                <w:b/>
                <w:sz w:val="20"/>
              </w:rPr>
              <w:t xml:space="preserve">Equipment. </w:t>
            </w:r>
            <w:r>
              <w:rPr>
                <w:sz w:val="20"/>
              </w:rPr>
              <w:t xml:space="preserve">Instrumented rotating-equipment testbed; precision power and energy measurement; reference accelerometer, multichannel acquisition and edge gateway; commercial baseline devices for like-for-like benchmarking; a workstation for digital-twin sweeps and estimator training. Itemised with prices in </w:t>
            </w:r>
            <w:r w:rsidRPr="008B3349">
              <w:rPr>
                <w:b/>
                <w:bCs/>
                <w:sz w:val="20"/>
                <w:rPrChange w:id="560" w:author="Li Jianfeng" w:date="2026-09-15T20:25:00Z" w16du:dateUtc="2026-09-15T12:25:00Z">
                  <w:rPr>
                    <w:sz w:val="20"/>
                  </w:rPr>
                </w:rPrChange>
              </w:rPr>
              <w:t>Table 10</w:t>
            </w:r>
            <w:r>
              <w:rPr>
                <w:sz w:val="20"/>
              </w:rPr>
              <w:t>. Prices are indicative; models and suppliers are selected at procurement under NTU policy.</w:t>
            </w:r>
          </w:p>
        </w:tc>
        <w:tc>
          <w:tcPr>
            <w:tcW w:w="1587" w:type="dxa"/>
          </w:tcPr>
          <w:p w14:paraId="3A2E9179" w14:textId="77777777" w:rsidR="00CC26FF" w:rsidRDefault="00000000" w:rsidP="003E5EAB">
            <w:pPr>
              <w:spacing w:after="40"/>
              <w:jc w:val="both"/>
            </w:pPr>
            <w:r>
              <w:rPr>
                <w:sz w:val="20"/>
                <w:highlight w:val="yellow"/>
              </w:rPr>
              <w:t>S$66,000</w:t>
            </w:r>
          </w:p>
        </w:tc>
      </w:tr>
      <w:tr w:rsidR="00E4627E" w:rsidRPr="004B30EA" w14:paraId="3BA4C683" w14:textId="77777777" w:rsidTr="00E52F3C">
        <w:tc>
          <w:tcPr>
            <w:tcW w:w="8050" w:type="dxa"/>
            <w:tcBorders>
              <w:bottom w:val="double" w:sz="4" w:space="0" w:color="auto"/>
            </w:tcBorders>
          </w:tcPr>
          <w:p w14:paraId="278FB204" w14:textId="77777777" w:rsidR="00CC26FF" w:rsidRDefault="00000000" w:rsidP="003E5EAB">
            <w:pPr>
              <w:spacing w:after="40"/>
              <w:jc w:val="both"/>
            </w:pPr>
            <w:r>
              <w:rPr>
                <w:b/>
                <w:sz w:val="20"/>
              </w:rPr>
              <w:lastRenderedPageBreak/>
              <w:t xml:space="preserve">Other Operating Expenditure (OOE). </w:t>
            </w:r>
            <w:r>
              <w:rPr>
                <w:sz w:val="20"/>
              </w:rPr>
              <w:t xml:space="preserve">Printed-circuit board (PCB) fabrication and assembly across two iterations; electronic components, sensors, multivariable interfaces, batteries, enclosures and cabling; third-party characterisation and design-for-manufacture review; pilot and integration costs; partner travel; laboratory consumables. Itemised with prices in </w:t>
            </w:r>
            <w:r w:rsidRPr="008B3349">
              <w:rPr>
                <w:b/>
                <w:bCs/>
                <w:sz w:val="20"/>
                <w:rPrChange w:id="561" w:author="Li Jianfeng" w:date="2026-09-15T20:25:00Z" w16du:dateUtc="2026-09-15T12:25:00Z">
                  <w:rPr>
                    <w:sz w:val="20"/>
                  </w:rPr>
                </w:rPrChange>
              </w:rPr>
              <w:t>Table 10</w:t>
            </w:r>
            <w:r>
              <w:rPr>
                <w:sz w:val="20"/>
              </w:rPr>
              <w:t>.</w:t>
            </w:r>
          </w:p>
        </w:tc>
        <w:tc>
          <w:tcPr>
            <w:tcW w:w="1587" w:type="dxa"/>
            <w:tcBorders>
              <w:bottom w:val="double" w:sz="4" w:space="0" w:color="auto"/>
            </w:tcBorders>
          </w:tcPr>
          <w:p w14:paraId="10580FAF" w14:textId="77777777" w:rsidR="00CC26FF" w:rsidRDefault="00000000" w:rsidP="003E5EAB">
            <w:pPr>
              <w:spacing w:after="40"/>
              <w:jc w:val="both"/>
            </w:pPr>
            <w:r>
              <w:rPr>
                <w:sz w:val="20"/>
                <w:highlight w:val="yellow"/>
              </w:rPr>
              <w:t>S$40,000</w:t>
            </w:r>
          </w:p>
        </w:tc>
      </w:tr>
      <w:tr w:rsidR="00E4627E" w:rsidRPr="004B30EA" w14:paraId="6B9BC0F1" w14:textId="77777777" w:rsidTr="00E52F3C">
        <w:tc>
          <w:tcPr>
            <w:tcW w:w="8050" w:type="dxa"/>
            <w:tcBorders>
              <w:top w:val="double" w:sz="4" w:space="0" w:color="auto"/>
            </w:tcBorders>
          </w:tcPr>
          <w:p w14:paraId="1D5E75DB" w14:textId="77777777" w:rsidR="00CC26FF" w:rsidRDefault="00000000" w:rsidP="003E5EAB">
            <w:pPr>
              <w:spacing w:after="40"/>
              <w:jc w:val="both"/>
            </w:pPr>
            <w:r>
              <w:rPr>
                <w:b/>
                <w:sz w:val="20"/>
              </w:rPr>
              <w:t>Total</w:t>
            </w:r>
          </w:p>
        </w:tc>
        <w:tc>
          <w:tcPr>
            <w:tcW w:w="1587" w:type="dxa"/>
            <w:tcBorders>
              <w:top w:val="double" w:sz="4" w:space="0" w:color="auto"/>
            </w:tcBorders>
          </w:tcPr>
          <w:p w14:paraId="4BDC1EC3" w14:textId="77777777" w:rsidR="00CC26FF" w:rsidRDefault="00000000" w:rsidP="003E5EAB">
            <w:pPr>
              <w:spacing w:after="40"/>
              <w:jc w:val="both"/>
            </w:pPr>
            <w:r>
              <w:rPr>
                <w:b/>
                <w:sz w:val="20"/>
                <w:highlight w:val="yellow"/>
              </w:rPr>
              <w:t>S$250,000</w:t>
            </w:r>
          </w:p>
        </w:tc>
      </w:tr>
    </w:tbl>
    <w:p w14:paraId="5145C22E" w14:textId="77777777" w:rsidR="00E4627E" w:rsidRPr="00C706C6" w:rsidRDefault="00C706C6" w:rsidP="000D5E07">
      <w:pPr>
        <w:spacing w:after="80"/>
        <w:jc w:val="both"/>
        <w:rPr>
          <w:i/>
          <w:iCs/>
        </w:rPr>
      </w:pPr>
      <w:r w:rsidRPr="00C706C6">
        <w:rPr>
          <w:i/>
          <w:iCs/>
          <w:sz w:val="21"/>
        </w:rPr>
        <w:t>*Please leave out overheads when planning for budget at this stage</w:t>
      </w:r>
    </w:p>
    <w:p w14:paraId="3BB68623" w14:textId="77777777" w:rsidR="00080350" w:rsidRDefault="00000000" w:rsidP="000F4DF9">
      <w:pPr>
        <w:spacing w:after="120"/>
        <w:jc w:val="both"/>
      </w:pPr>
      <w:r>
        <w:rPr>
          <w:b/>
          <w:sz w:val="21"/>
        </w:rPr>
        <w:t xml:space="preserve">Where the request is spent. </w:t>
      </w:r>
      <w:r w:rsidRPr="008B3349">
        <w:rPr>
          <w:b/>
          <w:bCs/>
          <w:sz w:val="21"/>
          <w:rPrChange w:id="562" w:author="Li Jianfeng" w:date="2026-09-15T20:25:00Z" w16du:dateUtc="2026-09-15T12:25:00Z">
            <w:rPr>
              <w:sz w:val="21"/>
            </w:rPr>
          </w:rPrChange>
        </w:rPr>
        <w:t>Table 9</w:t>
      </w:r>
      <w:r>
        <w:rPr>
          <w:sz w:val="21"/>
        </w:rPr>
        <w:t xml:space="preserve"> is the accounting view. </w:t>
      </w:r>
      <w:r w:rsidRPr="008B3349">
        <w:rPr>
          <w:b/>
          <w:bCs/>
          <w:sz w:val="21"/>
          <w:rPrChange w:id="563" w:author="Li Jianfeng" w:date="2026-09-15T20:25:00Z" w16du:dateUtc="2026-09-15T12:25:00Z">
            <w:rPr>
              <w:sz w:val="21"/>
            </w:rPr>
          </w:rPrChange>
        </w:rPr>
        <w:t>Table 10</w:t>
      </w:r>
      <w:r>
        <w:rPr>
          <w:sz w:val="21"/>
        </w:rPr>
        <w:t xml:space="preserve"> re-cuts the same S$250,000 by the development items of </w:t>
      </w:r>
      <w:r w:rsidRPr="008B3349">
        <w:rPr>
          <w:b/>
          <w:bCs/>
          <w:sz w:val="21"/>
          <w:rPrChange w:id="564" w:author="Li Jianfeng" w:date="2026-09-15T20:25:00Z" w16du:dateUtc="2026-09-15T12:25:00Z">
            <w:rPr>
              <w:sz w:val="21"/>
            </w:rPr>
          </w:rPrChange>
        </w:rPr>
        <w:t>Table 5</w:t>
      </w:r>
      <w:r>
        <w:rPr>
          <w:sz w:val="21"/>
        </w:rPr>
        <w:t>, so every line of the request is attached to something that does not exist yet. No part of the request maintains or reproduces the three assets the team already holds; those are contributed as background.</w:t>
      </w:r>
    </w:p>
    <w:p w14:paraId="6444CD39" w14:textId="77777777" w:rsidR="00080350" w:rsidRDefault="00000000" w:rsidP="000F4DF9">
      <w:pPr>
        <w:keepNext/>
        <w:keepLines/>
        <w:spacing w:before="80" w:after="80"/>
        <w:jc w:val="center"/>
      </w:pPr>
      <w:r>
        <w:rPr>
          <w:b/>
          <w:sz w:val="20"/>
        </w:rPr>
        <w:t>Table 10.</w:t>
      </w:r>
      <w:r>
        <w:rPr>
          <w:sz w:val="20"/>
        </w:rPr>
        <w:t xml:space="preserve"> The request mapped to the development items of </w:t>
      </w:r>
      <w:r w:rsidRPr="008B3349">
        <w:rPr>
          <w:b/>
          <w:bCs/>
          <w:sz w:val="20"/>
          <w:rPrChange w:id="565" w:author="Li Jianfeng" w:date="2026-09-15T20:25:00Z" w16du:dateUtc="2026-09-15T12:25:00Z">
            <w:rPr>
              <w:sz w:val="20"/>
            </w:rPr>
          </w:rPrChange>
        </w:rPr>
        <w:t>Table 5</w:t>
      </w:r>
    </w:p>
    <w:tbl>
      <w:tblPr>
        <w:tblStyle w:val="a7"/>
        <w:tblW w:w="9638" w:type="dxa"/>
        <w:tblLayout w:type="fixed"/>
        <w:tblCellMar>
          <w:top w:w="60" w:type="dxa"/>
          <w:left w:w="85" w:type="dxa"/>
          <w:bottom w:w="60" w:type="dxa"/>
          <w:right w:w="85" w:type="dxa"/>
        </w:tblCellMar>
        <w:tblLook w:val="04A0" w:firstRow="1" w:lastRow="0" w:firstColumn="1" w:lastColumn="0" w:noHBand="0" w:noVBand="1"/>
        <w:tblPrChange w:id="566" w:author="Li Jianfeng" w:date="2026-09-15T20:21:00Z" w16du:dateUtc="2026-09-15T12:21:00Z">
          <w:tblPr>
            <w:tblStyle w:val="a7"/>
            <w:tblW w:w="9638" w:type="dxa"/>
            <w:tblLayout w:type="fixed"/>
            <w:tblCellMar>
              <w:top w:w="60" w:type="dxa"/>
              <w:left w:w="85" w:type="dxa"/>
              <w:bottom w:w="60" w:type="dxa"/>
              <w:right w:w="85" w:type="dxa"/>
            </w:tblCellMar>
            <w:tblLook w:val="04A0" w:firstRow="1" w:lastRow="0" w:firstColumn="1" w:lastColumn="0" w:noHBand="0" w:noVBand="1"/>
          </w:tblPr>
        </w:tblPrChange>
      </w:tblPr>
      <w:tblGrid>
        <w:gridCol w:w="2547"/>
        <w:gridCol w:w="5103"/>
        <w:gridCol w:w="1988"/>
        <w:tblGridChange w:id="567">
          <w:tblGrid>
            <w:gridCol w:w="2547"/>
            <w:gridCol w:w="288"/>
            <w:gridCol w:w="4815"/>
            <w:gridCol w:w="401"/>
            <w:gridCol w:w="1587"/>
          </w:tblGrid>
        </w:tblGridChange>
      </w:tblGrid>
      <w:tr w:rsidR="00DF049E" w14:paraId="57A4597E" w14:textId="77777777" w:rsidTr="009939E7">
        <w:trPr>
          <w:tblHeader/>
          <w:trPrChange w:id="568" w:author="Li Jianfeng" w:date="2026-09-15T20:21:00Z" w16du:dateUtc="2026-09-15T12:21:00Z">
            <w:trPr>
              <w:tblHeader/>
            </w:trPr>
          </w:trPrChange>
        </w:trPr>
        <w:tc>
          <w:tcPr>
            <w:tcW w:w="2547" w:type="dxa"/>
            <w:shd w:val="clear" w:color="auto" w:fill="D9D9D9" w:themeFill="background1" w:themeFillShade="D9"/>
            <w:tcPrChange w:id="569" w:author="Li Jianfeng" w:date="2026-09-15T20:21:00Z" w16du:dateUtc="2026-09-15T12:21:00Z">
              <w:tcPr>
                <w:tcW w:w="2833" w:type="dxa"/>
                <w:gridSpan w:val="2"/>
              </w:tcPr>
            </w:tcPrChange>
          </w:tcPr>
          <w:p w14:paraId="3E81E736" w14:textId="77777777" w:rsidR="00DF049E" w:rsidRDefault="00000000" w:rsidP="003E5EAB">
            <w:pPr>
              <w:spacing w:after="40"/>
              <w:jc w:val="both"/>
            </w:pPr>
            <w:r>
              <w:rPr>
                <w:b/>
                <w:sz w:val="20"/>
              </w:rPr>
              <w:t>Development item (Table 5)</w:t>
            </w:r>
          </w:p>
        </w:tc>
        <w:tc>
          <w:tcPr>
            <w:tcW w:w="5103" w:type="dxa"/>
            <w:shd w:val="clear" w:color="auto" w:fill="D9D9D9" w:themeFill="background1" w:themeFillShade="D9"/>
            <w:tcPrChange w:id="570" w:author="Li Jianfeng" w:date="2026-09-15T20:21:00Z" w16du:dateUtc="2026-09-15T12:21:00Z">
              <w:tcPr>
                <w:tcW w:w="5213" w:type="dxa"/>
                <w:gridSpan w:val="2"/>
              </w:tcPr>
            </w:tcPrChange>
          </w:tcPr>
          <w:p w14:paraId="188FE4DA" w14:textId="77777777" w:rsidR="00DF049E" w:rsidRDefault="00000000" w:rsidP="003E5EAB">
            <w:pPr>
              <w:spacing w:after="40"/>
              <w:jc w:val="both"/>
            </w:pPr>
            <w:r>
              <w:rPr>
                <w:b/>
                <w:sz w:val="20"/>
              </w:rPr>
              <w:t>Manpower and non-manpower cost</w:t>
            </w:r>
          </w:p>
        </w:tc>
        <w:tc>
          <w:tcPr>
            <w:tcW w:w="1988" w:type="dxa"/>
            <w:shd w:val="clear" w:color="auto" w:fill="D9D9D9" w:themeFill="background1" w:themeFillShade="D9"/>
            <w:tcPrChange w:id="571" w:author="Li Jianfeng" w:date="2026-09-15T20:21:00Z" w16du:dateUtc="2026-09-15T12:21:00Z">
              <w:tcPr>
                <w:tcW w:w="1586" w:type="dxa"/>
              </w:tcPr>
            </w:tcPrChange>
          </w:tcPr>
          <w:p w14:paraId="634B37B0" w14:textId="77777777" w:rsidR="00DF049E" w:rsidRDefault="00000000" w:rsidP="003E5EAB">
            <w:pPr>
              <w:spacing w:after="40"/>
              <w:jc w:val="both"/>
            </w:pPr>
            <w:r>
              <w:rPr>
                <w:b/>
                <w:sz w:val="20"/>
              </w:rPr>
              <w:t>Share</w:t>
            </w:r>
          </w:p>
        </w:tc>
      </w:tr>
      <w:tr w:rsidR="00DF049E" w14:paraId="12DBB0F9" w14:textId="77777777" w:rsidTr="009939E7">
        <w:tc>
          <w:tcPr>
            <w:tcW w:w="2547" w:type="dxa"/>
            <w:tcPrChange w:id="572" w:author="Li Jianfeng" w:date="2026-09-15T20:21:00Z" w16du:dateUtc="2026-09-15T12:21:00Z">
              <w:tcPr>
                <w:tcW w:w="2833" w:type="dxa"/>
                <w:gridSpan w:val="2"/>
              </w:tcPr>
            </w:tcPrChange>
          </w:tcPr>
          <w:p w14:paraId="570A0898" w14:textId="77777777" w:rsidR="00DF049E" w:rsidRPr="009F2A7D" w:rsidRDefault="00000000" w:rsidP="009939E7">
            <w:pPr>
              <w:spacing w:after="40"/>
              <w:jc w:val="both"/>
              <w:rPr>
                <w:bCs/>
              </w:rPr>
            </w:pPr>
            <w:r w:rsidRPr="009F2A7D">
              <w:rPr>
                <w:bCs/>
                <w:sz w:val="20"/>
                <w:rPrChange w:id="573" w:author="Li Jianfeng" w:date="2026-09-15T19:48:00Z" w16du:dateUtc="2026-09-15T11:48:00Z">
                  <w:rPr>
                    <w:b/>
                    <w:sz w:val="20"/>
                  </w:rPr>
                </w:rPrChange>
              </w:rPr>
              <w:t>Decision engine and configuration tool</w:t>
            </w:r>
          </w:p>
        </w:tc>
        <w:tc>
          <w:tcPr>
            <w:tcW w:w="5103" w:type="dxa"/>
            <w:tcPrChange w:id="574" w:author="Li Jianfeng" w:date="2026-09-15T20:21:00Z" w16du:dateUtc="2026-09-15T12:21:00Z">
              <w:tcPr>
                <w:tcW w:w="5213" w:type="dxa"/>
                <w:gridSpan w:val="2"/>
              </w:tcPr>
            </w:tcPrChange>
          </w:tcPr>
          <w:p w14:paraId="36F8968C" w14:textId="77777777" w:rsidR="00DF049E" w:rsidRDefault="00000000" w:rsidP="009939E7">
            <w:pPr>
              <w:spacing w:after="40"/>
              <w:jc w:val="both"/>
            </w:pPr>
            <w:r>
              <w:rPr>
                <w:sz w:val="20"/>
              </w:rPr>
              <w:t>Senior Research Fellow (SRF) 5 months. No equipment.</w:t>
            </w:r>
          </w:p>
        </w:tc>
        <w:tc>
          <w:tcPr>
            <w:tcW w:w="1988" w:type="dxa"/>
            <w:tcPrChange w:id="575" w:author="Li Jianfeng" w:date="2026-09-15T20:21:00Z" w16du:dateUtc="2026-09-15T12:21:00Z">
              <w:tcPr>
                <w:tcW w:w="1586" w:type="dxa"/>
              </w:tcPr>
            </w:tcPrChange>
          </w:tcPr>
          <w:p w14:paraId="79B43ED7" w14:textId="77777777" w:rsidR="00DF049E" w:rsidRDefault="00000000" w:rsidP="009939E7">
            <w:pPr>
              <w:spacing w:after="40"/>
              <w:jc w:val="both"/>
            </w:pPr>
            <w:r>
              <w:rPr>
                <w:sz w:val="20"/>
                <w:highlight w:val="yellow"/>
              </w:rPr>
              <w:t>S$40,000</w:t>
            </w:r>
          </w:p>
        </w:tc>
      </w:tr>
      <w:tr w:rsidR="00DF049E" w14:paraId="302306B7" w14:textId="77777777" w:rsidTr="009939E7">
        <w:tc>
          <w:tcPr>
            <w:tcW w:w="2547" w:type="dxa"/>
            <w:tcPrChange w:id="576" w:author="Li Jianfeng" w:date="2026-09-15T20:21:00Z" w16du:dateUtc="2026-09-15T12:21:00Z">
              <w:tcPr>
                <w:tcW w:w="2833" w:type="dxa"/>
                <w:gridSpan w:val="2"/>
              </w:tcPr>
            </w:tcPrChange>
          </w:tcPr>
          <w:p w14:paraId="11210578" w14:textId="77777777" w:rsidR="00DF049E" w:rsidRPr="009F2A7D" w:rsidRDefault="00000000" w:rsidP="009939E7">
            <w:pPr>
              <w:spacing w:after="40"/>
              <w:jc w:val="both"/>
              <w:rPr>
                <w:bCs/>
              </w:rPr>
            </w:pPr>
            <w:r w:rsidRPr="009F2A7D">
              <w:rPr>
                <w:bCs/>
                <w:sz w:val="20"/>
                <w:rPrChange w:id="577" w:author="Li Jianfeng" w:date="2026-09-15T19:48:00Z" w16du:dateUtc="2026-09-15T11:48:00Z">
                  <w:rPr>
                    <w:b/>
                    <w:sz w:val="20"/>
                  </w:rPr>
                </w:rPrChange>
              </w:rPr>
              <w:t>Constrained firmware and reference module</w:t>
            </w:r>
          </w:p>
        </w:tc>
        <w:tc>
          <w:tcPr>
            <w:tcW w:w="5103" w:type="dxa"/>
            <w:tcPrChange w:id="578" w:author="Li Jianfeng" w:date="2026-09-15T20:21:00Z" w16du:dateUtc="2026-09-15T12:21:00Z">
              <w:tcPr>
                <w:tcW w:w="5213" w:type="dxa"/>
                <w:gridSpan w:val="2"/>
              </w:tcPr>
            </w:tcPrChange>
          </w:tcPr>
          <w:p w14:paraId="3ADB8B3C" w14:textId="77777777" w:rsidR="00DF049E" w:rsidRDefault="00000000" w:rsidP="009939E7">
            <w:pPr>
              <w:spacing w:after="40"/>
              <w:jc w:val="both"/>
            </w:pPr>
            <w:r>
              <w:rPr>
                <w:sz w:val="20"/>
              </w:rPr>
              <w:t xml:space="preserve">SRF 4 months; PCB fabrication, two iterations </w:t>
            </w:r>
            <w:r>
              <w:rPr>
                <w:sz w:val="20"/>
                <w:highlight w:val="yellow"/>
              </w:rPr>
              <w:t>S$12,000</w:t>
            </w:r>
            <w:r>
              <w:rPr>
                <w:sz w:val="20"/>
              </w:rPr>
              <w:t xml:space="preserve">; components, sensors, interfaces, batteries, enclosures, cabling </w:t>
            </w:r>
            <w:r>
              <w:rPr>
                <w:sz w:val="20"/>
                <w:highlight w:val="yellow"/>
              </w:rPr>
              <w:t>S$10,000</w:t>
            </w:r>
            <w:r>
              <w:rPr>
                <w:sz w:val="20"/>
              </w:rPr>
              <w:t xml:space="preserve">; third-party characterisation and design-for-manufacture review </w:t>
            </w:r>
            <w:r>
              <w:rPr>
                <w:sz w:val="20"/>
                <w:highlight w:val="yellow"/>
              </w:rPr>
              <w:t>S$6,000</w:t>
            </w:r>
          </w:p>
        </w:tc>
        <w:tc>
          <w:tcPr>
            <w:tcW w:w="1988" w:type="dxa"/>
            <w:tcPrChange w:id="579" w:author="Li Jianfeng" w:date="2026-09-15T20:21:00Z" w16du:dateUtc="2026-09-15T12:21:00Z">
              <w:tcPr>
                <w:tcW w:w="1586" w:type="dxa"/>
              </w:tcPr>
            </w:tcPrChange>
          </w:tcPr>
          <w:p w14:paraId="137950F2" w14:textId="77777777" w:rsidR="00DF049E" w:rsidRDefault="00000000" w:rsidP="009939E7">
            <w:pPr>
              <w:spacing w:after="40"/>
              <w:jc w:val="both"/>
            </w:pPr>
            <w:r>
              <w:rPr>
                <w:sz w:val="20"/>
                <w:highlight w:val="yellow"/>
              </w:rPr>
              <w:t>S$60,000</w:t>
            </w:r>
          </w:p>
        </w:tc>
      </w:tr>
      <w:tr w:rsidR="00DF049E" w14:paraId="47BF0104" w14:textId="77777777" w:rsidTr="009939E7">
        <w:tc>
          <w:tcPr>
            <w:tcW w:w="2547" w:type="dxa"/>
            <w:tcPrChange w:id="580" w:author="Li Jianfeng" w:date="2026-09-15T20:21:00Z" w16du:dateUtc="2026-09-15T12:21:00Z">
              <w:tcPr>
                <w:tcW w:w="2833" w:type="dxa"/>
                <w:gridSpan w:val="2"/>
              </w:tcPr>
            </w:tcPrChange>
          </w:tcPr>
          <w:p w14:paraId="4AC57A2A" w14:textId="77777777" w:rsidR="00DF049E" w:rsidRPr="009F2A7D" w:rsidRDefault="00000000" w:rsidP="009939E7">
            <w:pPr>
              <w:spacing w:after="40"/>
              <w:jc w:val="both"/>
              <w:rPr>
                <w:bCs/>
              </w:rPr>
            </w:pPr>
            <w:r w:rsidRPr="009F2A7D">
              <w:rPr>
                <w:bCs/>
                <w:sz w:val="20"/>
                <w:rPrChange w:id="581" w:author="Li Jianfeng" w:date="2026-09-15T19:48:00Z" w16du:dateUtc="2026-09-15T11:48:00Z">
                  <w:rPr>
                    <w:b/>
                    <w:sz w:val="20"/>
                  </w:rPr>
                </w:rPrChange>
              </w:rPr>
              <w:t>Resource-rich adapter - new work, nothing exists today</w:t>
            </w:r>
          </w:p>
        </w:tc>
        <w:tc>
          <w:tcPr>
            <w:tcW w:w="5103" w:type="dxa"/>
            <w:tcPrChange w:id="582" w:author="Li Jianfeng" w:date="2026-09-15T20:21:00Z" w16du:dateUtc="2026-09-15T12:21:00Z">
              <w:tcPr>
                <w:tcW w:w="5213" w:type="dxa"/>
                <w:gridSpan w:val="2"/>
              </w:tcPr>
            </w:tcPrChange>
          </w:tcPr>
          <w:p w14:paraId="14EC7560" w14:textId="77777777" w:rsidR="00DF049E" w:rsidRDefault="00000000" w:rsidP="009939E7">
            <w:pPr>
              <w:spacing w:after="40"/>
              <w:jc w:val="both"/>
            </w:pPr>
            <w:r>
              <w:rPr>
                <w:sz w:val="20"/>
              </w:rPr>
              <w:t xml:space="preserve">SRF 4 months; edge gateway and reference acquisition </w:t>
            </w:r>
            <w:r>
              <w:rPr>
                <w:sz w:val="20"/>
                <w:highlight w:val="yellow"/>
              </w:rPr>
              <w:t>S$8,000</w:t>
            </w:r>
          </w:p>
        </w:tc>
        <w:tc>
          <w:tcPr>
            <w:tcW w:w="1988" w:type="dxa"/>
            <w:tcPrChange w:id="583" w:author="Li Jianfeng" w:date="2026-09-15T20:21:00Z" w16du:dateUtc="2026-09-15T12:21:00Z">
              <w:tcPr>
                <w:tcW w:w="1586" w:type="dxa"/>
              </w:tcPr>
            </w:tcPrChange>
          </w:tcPr>
          <w:p w14:paraId="4E5FAEBA" w14:textId="77777777" w:rsidR="00DF049E" w:rsidRDefault="00000000" w:rsidP="009939E7">
            <w:pPr>
              <w:spacing w:after="40"/>
              <w:jc w:val="both"/>
            </w:pPr>
            <w:r>
              <w:rPr>
                <w:sz w:val="20"/>
                <w:highlight w:val="yellow"/>
              </w:rPr>
              <w:t>S$40,000</w:t>
            </w:r>
          </w:p>
        </w:tc>
      </w:tr>
      <w:tr w:rsidR="00DF049E" w14:paraId="14CEB623" w14:textId="77777777" w:rsidTr="009939E7">
        <w:tc>
          <w:tcPr>
            <w:tcW w:w="2547" w:type="dxa"/>
            <w:tcPrChange w:id="584" w:author="Li Jianfeng" w:date="2026-09-15T20:21:00Z" w16du:dateUtc="2026-09-15T12:21:00Z">
              <w:tcPr>
                <w:tcW w:w="2833" w:type="dxa"/>
                <w:gridSpan w:val="2"/>
              </w:tcPr>
            </w:tcPrChange>
          </w:tcPr>
          <w:p w14:paraId="0596E26E" w14:textId="77777777" w:rsidR="00DF049E" w:rsidRPr="009F2A7D" w:rsidRDefault="00000000" w:rsidP="009939E7">
            <w:pPr>
              <w:spacing w:after="40"/>
              <w:jc w:val="both"/>
              <w:rPr>
                <w:bCs/>
              </w:rPr>
            </w:pPr>
            <w:r w:rsidRPr="009F2A7D">
              <w:rPr>
                <w:bCs/>
                <w:sz w:val="20"/>
                <w:rPrChange w:id="585" w:author="Li Jianfeng" w:date="2026-09-15T19:48:00Z" w16du:dateUtc="2026-09-15T11:48:00Z">
                  <w:rPr>
                    <w:b/>
                    <w:sz w:val="20"/>
                  </w:rPr>
                </w:rPrChange>
              </w:rPr>
              <w:t>Common event interface and integration</w:t>
            </w:r>
          </w:p>
        </w:tc>
        <w:tc>
          <w:tcPr>
            <w:tcW w:w="5103" w:type="dxa"/>
            <w:tcPrChange w:id="586" w:author="Li Jianfeng" w:date="2026-09-15T20:21:00Z" w16du:dateUtc="2026-09-15T12:21:00Z">
              <w:tcPr>
                <w:tcW w:w="5213" w:type="dxa"/>
                <w:gridSpan w:val="2"/>
              </w:tcPr>
            </w:tcPrChange>
          </w:tcPr>
          <w:p w14:paraId="08793FA0" w14:textId="77777777" w:rsidR="00DF049E" w:rsidRDefault="00000000" w:rsidP="009939E7">
            <w:pPr>
              <w:spacing w:after="40"/>
              <w:jc w:val="both"/>
            </w:pPr>
            <w:r>
              <w:rPr>
                <w:sz w:val="20"/>
              </w:rPr>
              <w:t xml:space="preserve">SRF 2 months; pilot and integration costs </w:t>
            </w:r>
            <w:r>
              <w:rPr>
                <w:sz w:val="20"/>
                <w:highlight w:val="yellow"/>
              </w:rPr>
              <w:t>S$6,000</w:t>
            </w:r>
            <w:r>
              <w:rPr>
                <w:sz w:val="20"/>
              </w:rPr>
              <w:t xml:space="preserve">; partner travel </w:t>
            </w:r>
            <w:r>
              <w:rPr>
                <w:sz w:val="20"/>
                <w:highlight w:val="yellow"/>
              </w:rPr>
              <w:t>S$4,000</w:t>
            </w:r>
          </w:p>
        </w:tc>
        <w:tc>
          <w:tcPr>
            <w:tcW w:w="1988" w:type="dxa"/>
            <w:tcPrChange w:id="587" w:author="Li Jianfeng" w:date="2026-09-15T20:21:00Z" w16du:dateUtc="2026-09-15T12:21:00Z">
              <w:tcPr>
                <w:tcW w:w="1586" w:type="dxa"/>
              </w:tcPr>
            </w:tcPrChange>
          </w:tcPr>
          <w:p w14:paraId="2E8A904D" w14:textId="77777777" w:rsidR="00DF049E" w:rsidRDefault="00000000" w:rsidP="009939E7">
            <w:pPr>
              <w:spacing w:after="40"/>
              <w:jc w:val="both"/>
            </w:pPr>
            <w:r>
              <w:rPr>
                <w:sz w:val="20"/>
                <w:highlight w:val="yellow"/>
              </w:rPr>
              <w:t>S$26,000</w:t>
            </w:r>
          </w:p>
        </w:tc>
      </w:tr>
      <w:tr w:rsidR="00DF049E" w14:paraId="76E7DFF2" w14:textId="77777777" w:rsidTr="009939E7">
        <w:tc>
          <w:tcPr>
            <w:tcW w:w="2547" w:type="dxa"/>
            <w:tcPrChange w:id="588" w:author="Li Jianfeng" w:date="2026-09-15T20:21:00Z" w16du:dateUtc="2026-09-15T12:21:00Z">
              <w:tcPr>
                <w:tcW w:w="2833" w:type="dxa"/>
                <w:gridSpan w:val="2"/>
              </w:tcPr>
            </w:tcPrChange>
          </w:tcPr>
          <w:p w14:paraId="592E2039" w14:textId="77777777" w:rsidR="00DF049E" w:rsidRPr="009F2A7D" w:rsidRDefault="00000000" w:rsidP="009939E7">
            <w:pPr>
              <w:spacing w:after="40"/>
              <w:jc w:val="both"/>
              <w:rPr>
                <w:bCs/>
              </w:rPr>
            </w:pPr>
            <w:r w:rsidRPr="009F2A7D">
              <w:rPr>
                <w:bCs/>
                <w:sz w:val="20"/>
                <w:rPrChange w:id="589" w:author="Li Jianfeng" w:date="2026-09-15T19:48:00Z" w16du:dateUtc="2026-09-15T11:48:00Z">
                  <w:rPr>
                    <w:b/>
                    <w:sz w:val="20"/>
                  </w:rPr>
                </w:rPrChange>
              </w:rPr>
              <w:t>Evidence package: benchmarks, estimator error, operating range</w:t>
            </w:r>
          </w:p>
        </w:tc>
        <w:tc>
          <w:tcPr>
            <w:tcW w:w="5103" w:type="dxa"/>
            <w:tcPrChange w:id="590" w:author="Li Jianfeng" w:date="2026-09-15T20:21:00Z" w16du:dateUtc="2026-09-15T12:21:00Z">
              <w:tcPr>
                <w:tcW w:w="5213" w:type="dxa"/>
                <w:gridSpan w:val="2"/>
              </w:tcPr>
            </w:tcPrChange>
          </w:tcPr>
          <w:p w14:paraId="59971DCC" w14:textId="77777777" w:rsidR="00DF049E" w:rsidRDefault="00000000" w:rsidP="009939E7">
            <w:pPr>
              <w:spacing w:after="40"/>
              <w:jc w:val="both"/>
            </w:pPr>
            <w:r>
              <w:rPr>
                <w:sz w:val="20"/>
                <w:highlight w:val="yellow"/>
              </w:rPr>
              <w:t>SRF 3 months; instrumented rotating-equipment testbed S$32,000; precision power and energy measurement S$9,000; commercial baseline devices S$12,000; workstation for digital-twin sweeps and estimator training S$5,000; consumables S$2,000</w:t>
            </w:r>
          </w:p>
        </w:tc>
        <w:tc>
          <w:tcPr>
            <w:tcW w:w="1988" w:type="dxa"/>
            <w:tcPrChange w:id="591" w:author="Li Jianfeng" w:date="2026-09-15T20:21:00Z" w16du:dateUtc="2026-09-15T12:21:00Z">
              <w:tcPr>
                <w:tcW w:w="1586" w:type="dxa"/>
              </w:tcPr>
            </w:tcPrChange>
          </w:tcPr>
          <w:p w14:paraId="155EF4F4" w14:textId="77777777" w:rsidR="00DF049E" w:rsidRDefault="00000000" w:rsidP="009939E7">
            <w:pPr>
              <w:spacing w:after="40"/>
              <w:jc w:val="both"/>
            </w:pPr>
            <w:r>
              <w:rPr>
                <w:sz w:val="20"/>
                <w:highlight w:val="yellow"/>
              </w:rPr>
              <w:t>S$84,000</w:t>
            </w:r>
          </w:p>
        </w:tc>
      </w:tr>
      <w:tr w:rsidR="00DF049E" w14:paraId="009797DD" w14:textId="77777777" w:rsidTr="009939E7">
        <w:tc>
          <w:tcPr>
            <w:tcW w:w="2547" w:type="dxa"/>
            <w:tcPrChange w:id="592" w:author="Li Jianfeng" w:date="2026-09-15T20:21:00Z" w16du:dateUtc="2026-09-15T12:21:00Z">
              <w:tcPr>
                <w:tcW w:w="2833" w:type="dxa"/>
                <w:gridSpan w:val="2"/>
              </w:tcPr>
            </w:tcPrChange>
          </w:tcPr>
          <w:p w14:paraId="388746AB" w14:textId="77777777" w:rsidR="00DF049E" w:rsidRPr="009F2A7D" w:rsidRDefault="00000000" w:rsidP="009939E7">
            <w:pPr>
              <w:spacing w:after="40"/>
              <w:jc w:val="both"/>
              <w:rPr>
                <w:b/>
                <w:rPrChange w:id="593" w:author="Li Jianfeng" w:date="2026-09-15T19:48:00Z" w16du:dateUtc="2026-09-15T11:48:00Z">
                  <w:rPr>
                    <w:bCs/>
                  </w:rPr>
                </w:rPrChange>
              </w:rPr>
            </w:pPr>
            <w:r w:rsidRPr="009F2A7D">
              <w:rPr>
                <w:b/>
                <w:sz w:val="20"/>
              </w:rPr>
              <w:t>Total</w:t>
            </w:r>
          </w:p>
        </w:tc>
        <w:tc>
          <w:tcPr>
            <w:tcW w:w="5103" w:type="dxa"/>
            <w:tcPrChange w:id="594" w:author="Li Jianfeng" w:date="2026-09-15T20:21:00Z" w16du:dateUtc="2026-09-15T12:21:00Z">
              <w:tcPr>
                <w:tcW w:w="5213" w:type="dxa"/>
                <w:gridSpan w:val="2"/>
              </w:tcPr>
            </w:tcPrChange>
          </w:tcPr>
          <w:p w14:paraId="38AEDC6C" w14:textId="77777777" w:rsidR="00DF049E" w:rsidRDefault="00000000" w:rsidP="009939E7">
            <w:pPr>
              <w:spacing w:after="40"/>
              <w:jc w:val="both"/>
            </w:pPr>
            <w:r>
              <w:rPr>
                <w:sz w:val="20"/>
                <w:highlight w:val="yellow"/>
              </w:rPr>
              <w:t>18 SRF-months at an indicative S$8,000/month, all equipment, all OOE</w:t>
            </w:r>
          </w:p>
        </w:tc>
        <w:tc>
          <w:tcPr>
            <w:tcW w:w="1988" w:type="dxa"/>
            <w:tcPrChange w:id="595" w:author="Li Jianfeng" w:date="2026-09-15T20:21:00Z" w16du:dateUtc="2026-09-15T12:21:00Z">
              <w:tcPr>
                <w:tcW w:w="1586" w:type="dxa"/>
              </w:tcPr>
            </w:tcPrChange>
          </w:tcPr>
          <w:p w14:paraId="274AEDF5" w14:textId="77777777" w:rsidR="00DF049E" w:rsidRDefault="00000000" w:rsidP="009939E7">
            <w:pPr>
              <w:spacing w:after="40"/>
              <w:jc w:val="both"/>
            </w:pPr>
            <w:r>
              <w:rPr>
                <w:b/>
                <w:sz w:val="20"/>
                <w:highlight w:val="yellow"/>
              </w:rPr>
              <w:t>S$250,000</w:t>
            </w:r>
          </w:p>
        </w:tc>
      </w:tr>
    </w:tbl>
    <w:p w14:paraId="4353787E" w14:textId="77777777" w:rsidR="00E4627E" w:rsidRPr="004B30EA" w:rsidRDefault="00E4627E" w:rsidP="000D5E07">
      <w:pPr>
        <w:keepNext/>
        <w:spacing w:before="280" w:after="100"/>
        <w:jc w:val="both"/>
        <w:rPr>
          <w:b/>
          <w:bCs/>
          <w:sz w:val="28"/>
          <w:lang w:val="en-GB"/>
        </w:rPr>
      </w:pPr>
      <w:r w:rsidRPr="004B30EA">
        <w:rPr>
          <w:b/>
          <w:bCs/>
          <w:sz w:val="26"/>
          <w:lang w:val="en-GB"/>
        </w:rPr>
        <w:t>6.</w:t>
      </w:r>
      <w:r w:rsidRPr="004B30EA">
        <w:rPr>
          <w:b/>
          <w:bCs/>
          <w:sz w:val="26"/>
          <w:lang w:val="en-GB"/>
        </w:rPr>
        <w:tab/>
        <w:t>Funding Sources</w:t>
      </w:r>
    </w:p>
    <w:p w14:paraId="30889475" w14:textId="77777777" w:rsidR="00E4627E" w:rsidRPr="004B30EA" w:rsidRDefault="00E4627E" w:rsidP="000D5E07">
      <w:pPr>
        <w:spacing w:after="120"/>
        <w:jc w:val="both"/>
        <w:rPr>
          <w:b/>
          <w:bCs/>
          <w:i/>
          <w:lang w:val="en-GB"/>
        </w:rPr>
      </w:pPr>
      <w:r w:rsidRPr="004B30EA">
        <w:rPr>
          <w:i/>
          <w:iCs/>
          <w:sz w:val="21"/>
          <w:lang w:val="en-GB"/>
        </w:rPr>
        <w:t xml:space="preserve">Please provide details </w:t>
      </w:r>
      <w:r w:rsidRPr="004B30EA">
        <w:rPr>
          <w:i/>
          <w:sz w:val="21"/>
        </w:rPr>
        <w:t xml:space="preserve">of all </w:t>
      </w:r>
      <w:r w:rsidR="00055F80">
        <w:rPr>
          <w:i/>
          <w:sz w:val="21"/>
        </w:rPr>
        <w:t>sources of funding</w:t>
      </w:r>
      <w:r w:rsidRPr="004B30EA">
        <w:rPr>
          <w:i/>
          <w:sz w:val="21"/>
        </w:rPr>
        <w:t xml:space="preserve"> </w:t>
      </w:r>
      <w:r w:rsidR="00055F80">
        <w:rPr>
          <w:i/>
          <w:sz w:val="21"/>
        </w:rPr>
        <w:t xml:space="preserve">related to the technology proposed, previously and </w:t>
      </w:r>
      <w:r w:rsidRPr="004B30EA">
        <w:rPr>
          <w:i/>
          <w:sz w:val="21"/>
        </w:rPr>
        <w:t>currently held or being applied for by any of the team members</w:t>
      </w:r>
      <w:r w:rsidR="00055F80">
        <w:rPr>
          <w:i/>
          <w:sz w:val="21"/>
        </w:rPr>
        <w:t>.</w:t>
      </w:r>
      <w:r w:rsidRPr="004B30EA">
        <w:rPr>
          <w:i/>
          <w:sz w:val="21"/>
        </w:rPr>
        <w:t xml:space="preserve"> </w:t>
      </w:r>
    </w:p>
    <w:p w14:paraId="2FF46C80" w14:textId="77777777" w:rsidR="00080350" w:rsidRDefault="00000000" w:rsidP="000F4DF9">
      <w:pPr>
        <w:keepNext/>
        <w:keepLines/>
        <w:spacing w:before="80" w:after="80"/>
        <w:jc w:val="center"/>
      </w:pPr>
      <w:r>
        <w:rPr>
          <w:b/>
          <w:sz w:val="20"/>
        </w:rPr>
        <w:t>Table 11.</w:t>
      </w:r>
      <w:r>
        <w:rPr>
          <w:sz w:val="20"/>
        </w:rPr>
        <w:t xml:space="preserve"> Related funding sources currently or previously held by team members</w:t>
      </w:r>
    </w:p>
    <w:tbl>
      <w:tblPr>
        <w:tblStyle w:val="a7"/>
        <w:tblW w:w="9639" w:type="dxa"/>
        <w:tblLayout w:type="fixed"/>
        <w:tblCellMar>
          <w:top w:w="60" w:type="dxa"/>
          <w:left w:w="85" w:type="dxa"/>
          <w:bottom w:w="60" w:type="dxa"/>
          <w:right w:w="85" w:type="dxa"/>
        </w:tblCellMar>
        <w:tblLook w:val="04A0" w:firstRow="1" w:lastRow="0" w:firstColumn="1" w:lastColumn="0" w:noHBand="0" w:noVBand="1"/>
        <w:tblPrChange w:id="596" w:author="Li Jianfeng" w:date="2026-09-15T20:03:00Z" w16du:dateUtc="2026-09-15T12:03:00Z">
          <w:tblPr>
            <w:tblStyle w:val="a7"/>
            <w:tblW w:w="9639" w:type="dxa"/>
            <w:tblLayout w:type="fixed"/>
            <w:tblCellMar>
              <w:top w:w="60" w:type="dxa"/>
              <w:left w:w="85" w:type="dxa"/>
              <w:bottom w:w="60" w:type="dxa"/>
              <w:right w:w="85" w:type="dxa"/>
            </w:tblCellMar>
            <w:tblLook w:val="04A0" w:firstRow="1" w:lastRow="0" w:firstColumn="1" w:lastColumn="0" w:noHBand="0" w:noVBand="1"/>
          </w:tblPr>
        </w:tblPrChange>
      </w:tblPr>
      <w:tblGrid>
        <w:gridCol w:w="2547"/>
        <w:gridCol w:w="1593"/>
        <w:gridCol w:w="4195"/>
        <w:gridCol w:w="1304"/>
        <w:tblGridChange w:id="597">
          <w:tblGrid>
            <w:gridCol w:w="2547"/>
            <w:gridCol w:w="289"/>
            <w:gridCol w:w="1304"/>
            <w:gridCol w:w="4195"/>
            <w:gridCol w:w="1304"/>
          </w:tblGrid>
        </w:tblGridChange>
      </w:tblGrid>
      <w:tr w:rsidR="00B91483" w14:paraId="0449D0E8" w14:textId="77777777" w:rsidTr="00AD11A4">
        <w:trPr>
          <w:tblHeader/>
          <w:trPrChange w:id="598" w:author="Li Jianfeng" w:date="2026-09-15T20:03:00Z" w16du:dateUtc="2026-09-15T12:03:00Z">
            <w:trPr>
              <w:tblHeader/>
            </w:trPr>
          </w:trPrChange>
        </w:trPr>
        <w:tc>
          <w:tcPr>
            <w:tcW w:w="2547" w:type="dxa"/>
            <w:shd w:val="clear" w:color="auto" w:fill="D9D9D9" w:themeFill="background1" w:themeFillShade="D9"/>
            <w:tcPrChange w:id="599" w:author="Li Jianfeng" w:date="2026-09-15T20:03:00Z" w16du:dateUtc="2026-09-15T12:03:00Z">
              <w:tcPr>
                <w:tcW w:w="2835" w:type="dxa"/>
                <w:gridSpan w:val="2"/>
              </w:tcPr>
            </w:tcPrChange>
          </w:tcPr>
          <w:p w14:paraId="632E57DE" w14:textId="77777777" w:rsidR="00C0740F" w:rsidRDefault="00000000" w:rsidP="003E5EAB">
            <w:pPr>
              <w:spacing w:after="40"/>
            </w:pPr>
            <w:r>
              <w:rPr>
                <w:b/>
                <w:sz w:val="20"/>
              </w:rPr>
              <w:t>Funding Source</w:t>
            </w:r>
          </w:p>
          <w:p w14:paraId="03EDCD6C" w14:textId="77777777" w:rsidR="00C0740F" w:rsidRDefault="00000000" w:rsidP="003E5EAB">
            <w:pPr>
              <w:spacing w:after="40"/>
            </w:pPr>
            <w:r>
              <w:rPr>
                <w:b/>
                <w:sz w:val="20"/>
              </w:rPr>
              <w:t>(include industry funding/investment)</w:t>
            </w:r>
          </w:p>
        </w:tc>
        <w:tc>
          <w:tcPr>
            <w:tcW w:w="1593" w:type="dxa"/>
            <w:shd w:val="clear" w:color="auto" w:fill="D9D9D9" w:themeFill="background1" w:themeFillShade="D9"/>
            <w:tcPrChange w:id="600" w:author="Li Jianfeng" w:date="2026-09-15T20:03:00Z" w16du:dateUtc="2026-09-15T12:03:00Z">
              <w:tcPr>
                <w:tcW w:w="1304" w:type="dxa"/>
              </w:tcPr>
            </w:tcPrChange>
          </w:tcPr>
          <w:p w14:paraId="54EE5FAE" w14:textId="77777777" w:rsidR="00C0740F" w:rsidRDefault="00000000" w:rsidP="003E5EAB">
            <w:pPr>
              <w:spacing w:after="40"/>
            </w:pPr>
            <w:r>
              <w:rPr>
                <w:b/>
                <w:sz w:val="20"/>
              </w:rPr>
              <w:t>Funding Period</w:t>
            </w:r>
          </w:p>
        </w:tc>
        <w:tc>
          <w:tcPr>
            <w:tcW w:w="4195" w:type="dxa"/>
            <w:shd w:val="clear" w:color="auto" w:fill="D9D9D9" w:themeFill="background1" w:themeFillShade="D9"/>
            <w:tcPrChange w:id="601" w:author="Li Jianfeng" w:date="2026-09-15T20:03:00Z" w16du:dateUtc="2026-09-15T12:03:00Z">
              <w:tcPr>
                <w:tcW w:w="4195" w:type="dxa"/>
              </w:tcPr>
            </w:tcPrChange>
          </w:tcPr>
          <w:p w14:paraId="57D97FEF" w14:textId="77777777" w:rsidR="00C0740F" w:rsidRDefault="00000000" w:rsidP="003E5EAB">
            <w:pPr>
              <w:spacing w:after="40"/>
            </w:pPr>
            <w:r>
              <w:rPr>
                <w:b/>
                <w:sz w:val="20"/>
              </w:rPr>
              <w:t>Deliverables</w:t>
            </w:r>
          </w:p>
        </w:tc>
        <w:tc>
          <w:tcPr>
            <w:tcW w:w="1304" w:type="dxa"/>
            <w:shd w:val="clear" w:color="auto" w:fill="D9D9D9" w:themeFill="background1" w:themeFillShade="D9"/>
            <w:tcPrChange w:id="602" w:author="Li Jianfeng" w:date="2026-09-15T20:03:00Z" w16du:dateUtc="2026-09-15T12:03:00Z">
              <w:tcPr>
                <w:tcW w:w="1304" w:type="dxa"/>
              </w:tcPr>
            </w:tcPrChange>
          </w:tcPr>
          <w:p w14:paraId="4E0DD8FA" w14:textId="77777777" w:rsidR="00C0740F" w:rsidRDefault="00000000" w:rsidP="003E5EAB">
            <w:pPr>
              <w:spacing w:after="40"/>
            </w:pPr>
            <w:r>
              <w:rPr>
                <w:b/>
                <w:sz w:val="20"/>
              </w:rPr>
              <w:t>Funding Amount</w:t>
            </w:r>
          </w:p>
        </w:tc>
      </w:tr>
      <w:tr w:rsidR="00B91483" w14:paraId="6CD5952B" w14:textId="77777777" w:rsidTr="003E5EAB">
        <w:tc>
          <w:tcPr>
            <w:tcW w:w="2547" w:type="dxa"/>
            <w:tcPrChange w:id="603" w:author="Li Jianfeng" w:date="2026-09-15T17:33:00Z" w16du:dateUtc="2026-09-15T09:33:00Z">
              <w:tcPr>
                <w:tcW w:w="2835" w:type="dxa"/>
                <w:gridSpan w:val="2"/>
              </w:tcPr>
            </w:tcPrChange>
          </w:tcPr>
          <w:p w14:paraId="1EDFFED8" w14:textId="77777777" w:rsidR="00C0740F" w:rsidRDefault="00000000" w:rsidP="003E5EAB">
            <w:pPr>
              <w:spacing w:after="40"/>
              <w:jc w:val="both"/>
              <w:pPrChange w:id="604" w:author="Li Jianfeng" w:date="2026-09-15T17:33:00Z" w16du:dateUtc="2026-09-15T09:33:00Z">
                <w:pPr>
                  <w:spacing w:after="40"/>
                </w:pPr>
              </w:pPrChange>
            </w:pPr>
            <w:r>
              <w:rPr>
                <w:sz w:val="20"/>
              </w:rPr>
              <w:t>MOE AcRF Tier 1, RG146/23 (currently held)</w:t>
            </w:r>
          </w:p>
        </w:tc>
        <w:tc>
          <w:tcPr>
            <w:tcW w:w="1593" w:type="dxa"/>
            <w:tcPrChange w:id="605" w:author="Li Jianfeng" w:date="2026-09-15T17:33:00Z" w16du:dateUtc="2026-09-15T09:33:00Z">
              <w:tcPr>
                <w:tcW w:w="1304" w:type="dxa"/>
              </w:tcPr>
            </w:tcPrChange>
          </w:tcPr>
          <w:p w14:paraId="12405E8B" w14:textId="77777777" w:rsidR="00C0740F" w:rsidRDefault="00000000" w:rsidP="003E5EAB">
            <w:pPr>
              <w:spacing w:after="40"/>
            </w:pPr>
            <w:r>
              <w:rPr>
                <w:sz w:val="20"/>
                <w:highlight w:val="yellow"/>
              </w:rPr>
              <w:t>To be confirmed</w:t>
            </w:r>
          </w:p>
        </w:tc>
        <w:tc>
          <w:tcPr>
            <w:tcW w:w="4195" w:type="dxa"/>
            <w:tcPrChange w:id="606" w:author="Li Jianfeng" w:date="2026-09-15T17:33:00Z" w16du:dateUtc="2026-09-15T09:33:00Z">
              <w:tcPr>
                <w:tcW w:w="4195" w:type="dxa"/>
              </w:tcPr>
            </w:tcPrChange>
          </w:tcPr>
          <w:p w14:paraId="4A77A534" w14:textId="77777777" w:rsidR="00C0740F" w:rsidRDefault="00000000" w:rsidP="003E5EAB">
            <w:pPr>
              <w:spacing w:after="40"/>
              <w:jc w:val="both"/>
              <w:pPrChange w:id="607" w:author="Li Jianfeng" w:date="2026-09-15T17:33:00Z" w16du:dateUtc="2026-09-15T09:33:00Z">
                <w:pPr>
                  <w:spacing w:after="40"/>
                </w:pPr>
              </w:pPrChange>
            </w:pPr>
            <w:r>
              <w:rPr>
                <w:sz w:val="20"/>
              </w:rPr>
              <w:t>Fundamental research on wireless IoT sensing and edge intelligence for structural health monitoring. Deliverables are research outcomes: methods, publications and laboratory demonstrations. Provides part of the scientific basis for the triggering mechanism.</w:t>
            </w:r>
          </w:p>
        </w:tc>
        <w:tc>
          <w:tcPr>
            <w:tcW w:w="1304" w:type="dxa"/>
            <w:tcPrChange w:id="608" w:author="Li Jianfeng" w:date="2026-09-15T17:33:00Z" w16du:dateUtc="2026-09-15T09:33:00Z">
              <w:tcPr>
                <w:tcW w:w="1304" w:type="dxa"/>
              </w:tcPr>
            </w:tcPrChange>
          </w:tcPr>
          <w:p w14:paraId="6B09AA42" w14:textId="77777777" w:rsidR="00C0740F" w:rsidRDefault="00000000" w:rsidP="003E5EAB">
            <w:pPr>
              <w:spacing w:after="40"/>
            </w:pPr>
            <w:r>
              <w:rPr>
                <w:sz w:val="20"/>
                <w:highlight w:val="yellow"/>
              </w:rPr>
              <w:t>To be confirmed</w:t>
            </w:r>
          </w:p>
        </w:tc>
      </w:tr>
    </w:tbl>
    <w:p w14:paraId="4CB0D075" w14:textId="77777777" w:rsidR="004257CD" w:rsidRDefault="004257CD" w:rsidP="000D5E07">
      <w:pPr>
        <w:pStyle w:val="aa"/>
        <w:spacing w:after="120"/>
        <w:ind w:left="0"/>
        <w:jc w:val="both"/>
        <w:rPr>
          <w:rFonts w:eastAsiaTheme="minorEastAsia"/>
          <w:sz w:val="22"/>
        </w:rPr>
      </w:pPr>
      <w:r>
        <w:rPr>
          <w:b/>
          <w:sz w:val="21"/>
        </w:rPr>
        <w:t xml:space="preserve">Demarcation from the proposed work. </w:t>
      </w:r>
      <w:r w:rsidRPr="008B3349">
        <w:rPr>
          <w:b/>
          <w:bCs/>
          <w:sz w:val="21"/>
          <w:rPrChange w:id="609" w:author="Li Jianfeng" w:date="2026-09-15T20:26:00Z" w16du:dateUtc="2026-09-15T12:26:00Z">
            <w:rPr>
              <w:sz w:val="21"/>
            </w:rPr>
          </w:rPrChange>
        </w:rPr>
        <w:t>Table 11</w:t>
      </w:r>
      <w:r>
        <w:rPr>
          <w:sz w:val="21"/>
        </w:rPr>
        <w:t xml:space="preserve"> lists the one related grant currently held by the team, consistent with the prior-funding declaration at the front of this form; no other grant funds the adaptive decision layer or its commercialisation. RG146/23 supports the underlying sensing science - methods, publications and laboratory </w:t>
      </w:r>
      <w:r>
        <w:rPr>
          <w:sz w:val="21"/>
        </w:rPr>
        <w:lastRenderedPageBreak/>
        <w:t xml:space="preserve">demonstrations - and does not fund productisation. This application funds the incremental commercialisation work itemised in </w:t>
      </w:r>
      <w:r w:rsidRPr="008B3349">
        <w:rPr>
          <w:b/>
          <w:bCs/>
          <w:sz w:val="21"/>
          <w:rPrChange w:id="610" w:author="Li Jianfeng" w:date="2026-09-15T20:26:00Z" w16du:dateUtc="2026-09-15T12:26:00Z">
            <w:rPr>
              <w:sz w:val="21"/>
            </w:rPr>
          </w:rPrChange>
        </w:rPr>
        <w:t>Table 10</w:t>
      </w:r>
      <w:r>
        <w:rPr>
          <w:sz w:val="21"/>
        </w:rPr>
        <w:t>, so the two run without overlap in scope, manpower or deliverables.</w:t>
      </w:r>
    </w:p>
    <w:p w14:paraId="27D83F6A" w14:textId="77777777" w:rsidR="00E12E32" w:rsidRPr="00E12E32" w:rsidRDefault="00E12E32" w:rsidP="000D5E07">
      <w:pPr>
        <w:pStyle w:val="aa"/>
        <w:spacing w:after="120"/>
        <w:ind w:left="0"/>
        <w:jc w:val="both"/>
        <w:rPr>
          <w:rFonts w:eastAsiaTheme="minorEastAsia"/>
          <w:b/>
          <w:sz w:val="28"/>
          <w:szCs w:val="28"/>
        </w:rPr>
      </w:pPr>
    </w:p>
    <w:p w14:paraId="3639F68A" w14:textId="77777777" w:rsidR="004257CD" w:rsidRDefault="004257CD" w:rsidP="000D5E07">
      <w:pPr>
        <w:pStyle w:val="aa"/>
        <w:keepNext/>
        <w:numPr>
          <w:ilvl w:val="0"/>
          <w:numId w:val="16"/>
        </w:numPr>
        <w:spacing w:before="80" w:after="40"/>
        <w:ind w:hanging="720"/>
        <w:jc w:val="both"/>
        <w:rPr>
          <w:b/>
          <w:sz w:val="28"/>
          <w:szCs w:val="28"/>
        </w:rPr>
      </w:pPr>
      <w:r>
        <w:rPr>
          <w:b/>
          <w:sz w:val="26"/>
          <w:szCs w:val="28"/>
        </w:rPr>
        <w:t xml:space="preserve">Past </w:t>
      </w:r>
      <w:r w:rsidR="006419F0">
        <w:rPr>
          <w:b/>
          <w:sz w:val="26"/>
          <w:szCs w:val="28"/>
        </w:rPr>
        <w:t xml:space="preserve">Application </w:t>
      </w:r>
      <w:r>
        <w:rPr>
          <w:b/>
          <w:sz w:val="26"/>
          <w:szCs w:val="28"/>
        </w:rPr>
        <w:t>Submission</w:t>
      </w:r>
      <w:r w:rsidR="006419F0">
        <w:rPr>
          <w:b/>
          <w:sz w:val="26"/>
          <w:szCs w:val="28"/>
        </w:rPr>
        <w:t>(</w:t>
      </w:r>
      <w:r>
        <w:rPr>
          <w:b/>
          <w:sz w:val="26"/>
          <w:szCs w:val="28"/>
        </w:rPr>
        <w:t>s</w:t>
      </w:r>
      <w:r w:rsidR="006419F0">
        <w:rPr>
          <w:b/>
          <w:sz w:val="26"/>
          <w:szCs w:val="28"/>
        </w:rPr>
        <w:t>)</w:t>
      </w:r>
    </w:p>
    <w:p w14:paraId="584DF5D8" w14:textId="77777777" w:rsidR="000B674E" w:rsidRPr="005B7246" w:rsidRDefault="000B674E" w:rsidP="000D5E07">
      <w:pPr>
        <w:spacing w:after="20"/>
        <w:jc w:val="both"/>
        <w:rPr>
          <w:lang w:val="en-GB"/>
        </w:rPr>
      </w:pPr>
      <w:r>
        <w:rPr>
          <w:sz w:val="21"/>
          <w:lang w:val="en-GB"/>
        </w:rPr>
        <w:t>Why was your previous application unsuccessful</w:t>
      </w:r>
      <w:r w:rsidRPr="005B7246">
        <w:rPr>
          <w:sz w:val="21"/>
          <w:lang w:val="en-GB"/>
        </w:rPr>
        <w:t>?</w:t>
      </w:r>
    </w:p>
    <w:p w14:paraId="6053AD34" w14:textId="77777777" w:rsidR="000B674E" w:rsidRDefault="000B674E" w:rsidP="000D5E07">
      <w:pPr>
        <w:spacing w:after="20"/>
        <w:jc w:val="both"/>
        <w:rPr>
          <w:lang w:val="en-GB"/>
        </w:rPr>
      </w:pPr>
      <w:r w:rsidRPr="005B7246">
        <w:rPr>
          <w:sz w:val="21"/>
          <w:lang w:val="en-GB"/>
        </w:rPr>
        <w:t xml:space="preserve">Please provide details on the improvements </w:t>
      </w:r>
      <w:r>
        <w:rPr>
          <w:sz w:val="21"/>
          <w:lang w:val="en-GB"/>
        </w:rPr>
        <w:t xml:space="preserve">and upgrades made in comparison. </w:t>
      </w:r>
    </w:p>
    <w:p w14:paraId="0528933D" w14:textId="77777777" w:rsidR="000B674E" w:rsidRDefault="000B674E" w:rsidP="000D5E07">
      <w:pPr>
        <w:spacing w:after="40"/>
        <w:jc w:val="both"/>
        <w:rPr>
          <w:lang w:val="en-GB"/>
        </w:rPr>
      </w:pPr>
      <w:r>
        <w:rPr>
          <w:sz w:val="21"/>
        </w:rPr>
        <w:t xml:space="preserve">This is the team's first application under the NTUitive Gap Fund scheme. </w:t>
      </w:r>
      <w:r>
        <w:rPr>
          <w:sz w:val="21"/>
          <w:highlight w:val="yellow"/>
        </w:rPr>
        <w:t>[Gap Fund application history]</w:t>
      </w:r>
    </w:p>
    <w:p w14:paraId="29E0B273" w14:textId="77777777" w:rsidR="000B674E" w:rsidRPr="004257CD" w:rsidRDefault="000B674E" w:rsidP="000D5E07">
      <w:pPr>
        <w:pStyle w:val="aa"/>
        <w:keepNext/>
        <w:numPr>
          <w:ilvl w:val="0"/>
          <w:numId w:val="16"/>
        </w:numPr>
        <w:spacing w:before="80" w:after="40"/>
        <w:ind w:hanging="720"/>
        <w:jc w:val="both"/>
        <w:rPr>
          <w:b/>
          <w:sz w:val="28"/>
          <w:szCs w:val="28"/>
        </w:rPr>
      </w:pPr>
      <w:r>
        <w:rPr>
          <w:b/>
          <w:sz w:val="26"/>
          <w:szCs w:val="28"/>
        </w:rPr>
        <w:t>Declaration by Principal Investigator</w:t>
      </w:r>
    </w:p>
    <w:p w14:paraId="7CA47D7C" w14:textId="77777777" w:rsidR="004257CD" w:rsidRPr="000B674E" w:rsidRDefault="000B674E" w:rsidP="000D5E07">
      <w:pPr>
        <w:spacing w:after="40"/>
        <w:jc w:val="both"/>
        <w:rPr>
          <w:iCs/>
          <w:lang w:val="en-GB"/>
        </w:rPr>
      </w:pPr>
      <w:r w:rsidRPr="000B674E">
        <w:rPr>
          <w:iCs/>
          <w:sz w:val="21"/>
        </w:rPr>
        <w:t xml:space="preserve">I declare that all the above information provided is true and complete to the best of my knowledge.  </w:t>
      </w:r>
    </w:p>
    <w:tbl>
      <w:tblPr>
        <w:tblStyle w:val="a7"/>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253C2AFC" w14:textId="77777777" w:rsidTr="00822801">
        <w:trPr>
          <w:cantSplit/>
          <w:trHeight w:val="400"/>
        </w:trPr>
        <w:tc>
          <w:tcPr>
            <w:tcW w:w="4957" w:type="dxa"/>
            <w:tcBorders>
              <w:bottom w:val="single" w:sz="4" w:space="0" w:color="auto"/>
            </w:tcBorders>
          </w:tcPr>
          <w:p w14:paraId="34BDFEC7" w14:textId="77777777" w:rsidR="00032DAA" w:rsidRPr="00032DAA" w:rsidRDefault="00032DAA" w:rsidP="000D5E07">
            <w:pPr>
              <w:spacing w:after="40"/>
              <w:jc w:val="both"/>
              <w:rPr>
                <w:sz w:val="24"/>
                <w:szCs w:val="24"/>
              </w:rPr>
            </w:pPr>
          </w:p>
          <w:p w14:paraId="77E3D655" w14:textId="77777777" w:rsidR="00032DAA" w:rsidRPr="00032DAA" w:rsidRDefault="00032DAA" w:rsidP="000D5E07">
            <w:pPr>
              <w:spacing w:after="40"/>
              <w:jc w:val="both"/>
              <w:rPr>
                <w:sz w:val="24"/>
                <w:szCs w:val="24"/>
              </w:rPr>
            </w:pPr>
          </w:p>
        </w:tc>
        <w:tc>
          <w:tcPr>
            <w:tcW w:w="1559" w:type="dxa"/>
          </w:tcPr>
          <w:p w14:paraId="7AA26400" w14:textId="77777777" w:rsidR="00032DAA" w:rsidRPr="00032DAA" w:rsidRDefault="00032DAA" w:rsidP="000D5E07">
            <w:pPr>
              <w:spacing w:after="40"/>
              <w:jc w:val="both"/>
              <w:rPr>
                <w:sz w:val="24"/>
                <w:szCs w:val="24"/>
              </w:rPr>
            </w:pPr>
          </w:p>
        </w:tc>
        <w:tc>
          <w:tcPr>
            <w:tcW w:w="2977" w:type="dxa"/>
            <w:tcBorders>
              <w:bottom w:val="single" w:sz="4" w:space="0" w:color="auto"/>
            </w:tcBorders>
          </w:tcPr>
          <w:p w14:paraId="42E34E35" w14:textId="77777777" w:rsidR="00032DAA" w:rsidRPr="00032DAA" w:rsidRDefault="00032DAA" w:rsidP="000D5E07">
            <w:pPr>
              <w:spacing w:after="40"/>
              <w:jc w:val="both"/>
              <w:rPr>
                <w:sz w:val="24"/>
                <w:szCs w:val="24"/>
              </w:rPr>
            </w:pPr>
          </w:p>
        </w:tc>
      </w:tr>
      <w:tr w:rsidR="00032DAA" w:rsidRPr="00032DAA" w14:paraId="11AB0801" w14:textId="77777777" w:rsidTr="00032DAA">
        <w:trPr>
          <w:cantSplit/>
          <w:trHeight w:val="485"/>
        </w:trPr>
        <w:tc>
          <w:tcPr>
            <w:tcW w:w="4957" w:type="dxa"/>
            <w:tcBorders>
              <w:top w:val="single" w:sz="4" w:space="0" w:color="auto"/>
            </w:tcBorders>
          </w:tcPr>
          <w:p w14:paraId="1049D653" w14:textId="77777777" w:rsidR="00032DAA" w:rsidRPr="00032DAA" w:rsidRDefault="00032DAA" w:rsidP="000D5E07">
            <w:pPr>
              <w:spacing w:after="40"/>
              <w:jc w:val="both"/>
              <w:rPr>
                <w:sz w:val="24"/>
                <w:szCs w:val="24"/>
              </w:rPr>
            </w:pPr>
            <w:r w:rsidRPr="00032DAA">
              <w:rPr>
                <w:sz w:val="20"/>
                <w:szCs w:val="24"/>
              </w:rPr>
              <w:t xml:space="preserve">Name and Signature of </w:t>
            </w:r>
            <w:r w:rsidR="00822801">
              <w:rPr>
                <w:sz w:val="20"/>
                <w:szCs w:val="24"/>
              </w:rPr>
              <w:t>Principal Investigator</w:t>
            </w:r>
          </w:p>
        </w:tc>
        <w:tc>
          <w:tcPr>
            <w:tcW w:w="1559" w:type="dxa"/>
          </w:tcPr>
          <w:p w14:paraId="7BAFDA48" w14:textId="77777777" w:rsidR="00032DAA" w:rsidRPr="00032DAA" w:rsidRDefault="00032DAA" w:rsidP="000D5E07">
            <w:pPr>
              <w:spacing w:after="40"/>
              <w:jc w:val="both"/>
              <w:rPr>
                <w:sz w:val="24"/>
                <w:szCs w:val="24"/>
              </w:rPr>
            </w:pPr>
          </w:p>
        </w:tc>
        <w:tc>
          <w:tcPr>
            <w:tcW w:w="2977" w:type="dxa"/>
            <w:tcBorders>
              <w:top w:val="single" w:sz="4" w:space="0" w:color="auto"/>
            </w:tcBorders>
          </w:tcPr>
          <w:p w14:paraId="2455FBD6" w14:textId="77777777" w:rsidR="00032DAA" w:rsidRPr="00032DAA" w:rsidRDefault="00032DAA" w:rsidP="000D5E07">
            <w:pPr>
              <w:spacing w:after="40"/>
              <w:jc w:val="both"/>
              <w:rPr>
                <w:sz w:val="24"/>
                <w:szCs w:val="24"/>
              </w:rPr>
            </w:pPr>
            <w:r w:rsidRPr="00032DAA">
              <w:rPr>
                <w:sz w:val="20"/>
                <w:szCs w:val="24"/>
              </w:rPr>
              <w:t>Date</w:t>
            </w:r>
          </w:p>
        </w:tc>
      </w:tr>
    </w:tbl>
    <w:p w14:paraId="0E2A763A" w14:textId="77777777" w:rsidR="00032DAA" w:rsidRDefault="00000000" w:rsidP="000D5E07">
      <w:pPr>
        <w:ind w:left="392" w:hanging="392"/>
        <w:jc w:val="both"/>
      </w:pPr>
      <w:sdt>
        <w:sdtPr>
          <w:rPr>
            <w:sz w:val="28"/>
            <w:szCs w:val="28"/>
          </w:rPr>
          <w:id w:val="831731642"/>
          <w14:checkbox>
            <w14:checked w14:val="0"/>
            <w14:checkedState w14:val="2611" w14:font="Aptos Narrow"/>
            <w14:uncheckedState w14:val="2610" w14:font="MS Gothic"/>
          </w14:checkbox>
        </w:sdtPr>
        <w:sdtContent>
          <w:r w:rsidR="008735E6">
            <w:rPr>
              <w:rFonts w:hint="eastAsia"/>
              <w:sz w:val="28"/>
              <w:szCs w:val="28"/>
            </w:rPr>
            <w:t>☐</w:t>
          </w:r>
        </w:sdtContent>
      </w:sdt>
      <w:r w:rsidR="00A96FFF">
        <w:rPr>
          <w:sz w:val="21"/>
        </w:rPr>
        <w:t xml:space="preserve"> </w:t>
      </w:r>
      <w:r w:rsidR="008014C9" w:rsidRPr="008014C9">
        <w:rPr>
          <w:sz w:val="21"/>
        </w:rPr>
        <w:t xml:space="preserve">Please tick if you are </w:t>
      </w:r>
      <w:r w:rsidR="000E2458">
        <w:rPr>
          <w:sz w:val="21"/>
        </w:rPr>
        <w:t xml:space="preserve">a </w:t>
      </w:r>
      <w:r w:rsidR="008014C9" w:rsidRPr="008014C9">
        <w:rPr>
          <w:sz w:val="21"/>
        </w:rPr>
        <w:t>research staff. Your supervisor’s endorsement of your application as Principal Investigator is required below.</w:t>
      </w:r>
    </w:p>
    <w:p w14:paraId="237E2C27" w14:textId="77777777" w:rsidR="008735E6" w:rsidRDefault="00000000" w:rsidP="000D5E07">
      <w:pPr>
        <w:ind w:left="392" w:hanging="392"/>
        <w:jc w:val="both"/>
        <w:rPr>
          <w:b/>
          <w:sz w:val="28"/>
          <w:szCs w:val="28"/>
          <w:lang w:val="en-GB"/>
        </w:rPr>
      </w:pPr>
      <w:sdt>
        <w:sdtPr>
          <w:rPr>
            <w:sz w:val="28"/>
            <w:szCs w:val="28"/>
          </w:rPr>
          <w:id w:val="-1579584192"/>
          <w14:checkbox>
            <w14:checked w14:val="0"/>
            <w14:checkedState w14:val="2611" w14:font="Aptos Narrow"/>
            <w14:uncheckedState w14:val="2610" w14:font="MS Gothic"/>
          </w14:checkbox>
        </w:sdtPr>
        <w:sdtContent>
          <w:r w:rsidR="007427D6">
            <w:rPr>
              <w:rFonts w:hint="eastAsia"/>
              <w:sz w:val="28"/>
              <w:szCs w:val="28"/>
            </w:rPr>
            <w:t>☐</w:t>
          </w:r>
        </w:sdtContent>
      </w:sdt>
      <w:r w:rsidR="008735E6">
        <w:rPr>
          <w:sz w:val="21"/>
        </w:rPr>
        <w:t xml:space="preserve"> </w:t>
      </w:r>
      <w:r w:rsidR="008735E6" w:rsidRPr="008014C9">
        <w:rPr>
          <w:sz w:val="21"/>
        </w:rPr>
        <w:t xml:space="preserve">Please tick if you are </w:t>
      </w:r>
      <w:r w:rsidR="008735E6">
        <w:rPr>
          <w:sz w:val="21"/>
        </w:rPr>
        <w:t>a PhD student</w:t>
      </w:r>
      <w:r w:rsidR="008735E6" w:rsidRPr="008014C9">
        <w:rPr>
          <w:sz w:val="21"/>
        </w:rPr>
        <w:t xml:space="preserve">. </w:t>
      </w:r>
      <w:r w:rsidR="008735E6">
        <w:rPr>
          <w:sz w:val="21"/>
        </w:rPr>
        <w:t xml:space="preserve">I confirm that my scholarship </w:t>
      </w:r>
      <w:r w:rsidR="00FE297B">
        <w:rPr>
          <w:sz w:val="21"/>
        </w:rPr>
        <w:t>allows</w:t>
      </w:r>
      <w:r w:rsidR="008735E6">
        <w:rPr>
          <w:sz w:val="21"/>
        </w:rPr>
        <w:t xml:space="preserve"> me to participate in this POC project</w:t>
      </w:r>
      <w:r w:rsidR="00FE297B">
        <w:rPr>
          <w:sz w:val="21"/>
        </w:rPr>
        <w:t xml:space="preserve">, and I will remain </w:t>
      </w:r>
      <w:r w:rsidR="00941A4F">
        <w:rPr>
          <w:sz w:val="21"/>
        </w:rPr>
        <w:t>in NTU</w:t>
      </w:r>
      <w:r w:rsidR="00FE297B">
        <w:rPr>
          <w:sz w:val="21"/>
        </w:rPr>
        <w:t xml:space="preserve"> until its completion.</w:t>
      </w:r>
      <w:r w:rsidR="008735E6">
        <w:rPr>
          <w:sz w:val="21"/>
        </w:rPr>
        <w:t xml:space="preserve"> </w:t>
      </w:r>
      <w:r w:rsidR="008735E6" w:rsidRPr="008014C9">
        <w:rPr>
          <w:sz w:val="21"/>
        </w:rPr>
        <w:t>Your supervisor’s endorsement of your application as Principal Investigator is required below.</w:t>
      </w:r>
    </w:p>
    <w:tbl>
      <w:tblPr>
        <w:tblStyle w:val="a7"/>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1B8561B4" w14:textId="77777777" w:rsidTr="00822801">
        <w:trPr>
          <w:cantSplit/>
          <w:trHeight w:val="340"/>
        </w:trPr>
        <w:tc>
          <w:tcPr>
            <w:tcW w:w="4957" w:type="dxa"/>
            <w:tcBorders>
              <w:bottom w:val="single" w:sz="4" w:space="0" w:color="auto"/>
            </w:tcBorders>
          </w:tcPr>
          <w:p w14:paraId="52A9B42E" w14:textId="77777777" w:rsidR="00032DAA" w:rsidRPr="00032DAA" w:rsidRDefault="00032DAA" w:rsidP="000D5E07">
            <w:pPr>
              <w:spacing w:after="40"/>
              <w:jc w:val="both"/>
              <w:rPr>
                <w:sz w:val="24"/>
                <w:szCs w:val="24"/>
              </w:rPr>
            </w:pPr>
          </w:p>
          <w:p w14:paraId="537219B5" w14:textId="77777777" w:rsidR="00032DAA" w:rsidRPr="00032DAA" w:rsidRDefault="00032DAA" w:rsidP="000D5E07">
            <w:pPr>
              <w:spacing w:after="40"/>
              <w:jc w:val="both"/>
              <w:rPr>
                <w:sz w:val="24"/>
                <w:szCs w:val="24"/>
              </w:rPr>
            </w:pPr>
          </w:p>
        </w:tc>
        <w:tc>
          <w:tcPr>
            <w:tcW w:w="1559" w:type="dxa"/>
          </w:tcPr>
          <w:p w14:paraId="5B51279E" w14:textId="77777777" w:rsidR="00032DAA" w:rsidRPr="00032DAA" w:rsidRDefault="00032DAA" w:rsidP="000D5E07">
            <w:pPr>
              <w:spacing w:after="40"/>
              <w:jc w:val="both"/>
              <w:rPr>
                <w:sz w:val="24"/>
                <w:szCs w:val="24"/>
              </w:rPr>
            </w:pPr>
          </w:p>
        </w:tc>
        <w:tc>
          <w:tcPr>
            <w:tcW w:w="2977" w:type="dxa"/>
            <w:tcBorders>
              <w:bottom w:val="single" w:sz="4" w:space="0" w:color="auto"/>
            </w:tcBorders>
          </w:tcPr>
          <w:p w14:paraId="5369C3B2" w14:textId="77777777" w:rsidR="00032DAA" w:rsidRPr="00032DAA" w:rsidRDefault="00032DAA" w:rsidP="000D5E07">
            <w:pPr>
              <w:spacing w:after="40"/>
              <w:jc w:val="both"/>
              <w:rPr>
                <w:sz w:val="24"/>
                <w:szCs w:val="24"/>
              </w:rPr>
            </w:pPr>
          </w:p>
        </w:tc>
      </w:tr>
      <w:tr w:rsidR="00822801" w:rsidRPr="00032DAA" w14:paraId="15584C34" w14:textId="77777777" w:rsidTr="008F093C">
        <w:trPr>
          <w:cantSplit/>
          <w:trHeight w:val="485"/>
        </w:trPr>
        <w:tc>
          <w:tcPr>
            <w:tcW w:w="4957" w:type="dxa"/>
            <w:tcBorders>
              <w:top w:val="single" w:sz="4" w:space="0" w:color="auto"/>
            </w:tcBorders>
          </w:tcPr>
          <w:p w14:paraId="08D3DD3B" w14:textId="77777777" w:rsidR="00822801" w:rsidRPr="00032DAA" w:rsidRDefault="00822801" w:rsidP="000D5E07">
            <w:pPr>
              <w:spacing w:after="40"/>
              <w:jc w:val="both"/>
              <w:rPr>
                <w:sz w:val="24"/>
                <w:szCs w:val="24"/>
              </w:rPr>
            </w:pPr>
            <w:r w:rsidRPr="00032DAA">
              <w:rPr>
                <w:sz w:val="20"/>
                <w:szCs w:val="24"/>
              </w:rPr>
              <w:t xml:space="preserve">Name and Signature of </w:t>
            </w:r>
            <w:r>
              <w:rPr>
                <w:sz w:val="20"/>
                <w:szCs w:val="24"/>
              </w:rPr>
              <w:t>Supervisor (Faculty)</w:t>
            </w:r>
          </w:p>
        </w:tc>
        <w:tc>
          <w:tcPr>
            <w:tcW w:w="1559" w:type="dxa"/>
          </w:tcPr>
          <w:p w14:paraId="42DAE418" w14:textId="77777777" w:rsidR="00822801" w:rsidRPr="00032DAA" w:rsidRDefault="00822801" w:rsidP="000D5E07">
            <w:pPr>
              <w:spacing w:after="40"/>
              <w:jc w:val="both"/>
              <w:rPr>
                <w:sz w:val="24"/>
                <w:szCs w:val="24"/>
              </w:rPr>
            </w:pPr>
          </w:p>
        </w:tc>
        <w:tc>
          <w:tcPr>
            <w:tcW w:w="2977" w:type="dxa"/>
            <w:tcBorders>
              <w:top w:val="single" w:sz="4" w:space="0" w:color="auto"/>
            </w:tcBorders>
          </w:tcPr>
          <w:p w14:paraId="626D4761" w14:textId="77777777" w:rsidR="00822801" w:rsidRPr="00032DAA" w:rsidRDefault="00822801" w:rsidP="000D5E07">
            <w:pPr>
              <w:spacing w:after="40"/>
              <w:jc w:val="both"/>
              <w:rPr>
                <w:sz w:val="24"/>
                <w:szCs w:val="24"/>
              </w:rPr>
            </w:pPr>
            <w:r w:rsidRPr="00032DAA">
              <w:rPr>
                <w:sz w:val="20"/>
                <w:szCs w:val="24"/>
              </w:rPr>
              <w:t>Date</w:t>
            </w:r>
          </w:p>
        </w:tc>
      </w:tr>
    </w:tbl>
    <w:p w14:paraId="2193C6A0" w14:textId="77777777" w:rsidR="004257CD" w:rsidRDefault="004257CD" w:rsidP="000D5E07">
      <w:pPr>
        <w:keepNext/>
        <w:pageBreakBefore/>
        <w:spacing w:before="280" w:after="100"/>
        <w:jc w:val="both"/>
        <w:rPr>
          <w:b/>
          <w:lang w:val="en-GB"/>
        </w:rPr>
      </w:pPr>
      <w:r w:rsidRPr="004257CD">
        <w:rPr>
          <w:b/>
          <w:sz w:val="26"/>
          <w:szCs w:val="28"/>
          <w:lang w:val="en-GB"/>
        </w:rPr>
        <w:lastRenderedPageBreak/>
        <w:t xml:space="preserve">ANNEX </w:t>
      </w:r>
      <w:commentRangeStart w:id="611"/>
      <w:r w:rsidRPr="004257CD">
        <w:rPr>
          <w:b/>
          <w:sz w:val="26"/>
          <w:szCs w:val="28"/>
          <w:lang w:val="en-GB"/>
        </w:rPr>
        <w:t>A</w:t>
      </w:r>
      <w:commentRangeEnd w:id="611"/>
      <w:r w:rsidR="00613FFD">
        <w:rPr>
          <w:rStyle w:val="af3"/>
          <w:b/>
          <w:sz w:val="24"/>
          <w:szCs w:val="24"/>
          <w:lang w:val="en-GB"/>
        </w:rPr>
        <w:commentReference w:id="611"/>
      </w:r>
    </w:p>
    <w:p w14:paraId="3D37B394" w14:textId="77777777" w:rsidR="004257CD" w:rsidRDefault="004257CD" w:rsidP="000D5E07">
      <w:pPr>
        <w:jc w:val="both"/>
        <w:rPr>
          <w:lang w:val="en-GB"/>
        </w:rPr>
      </w:pPr>
    </w:p>
    <w:p w14:paraId="1CF10B3C" w14:textId="77777777" w:rsidR="004257CD" w:rsidRPr="004257CD" w:rsidRDefault="006419F0" w:rsidP="000D5E07">
      <w:pPr>
        <w:spacing w:after="80"/>
        <w:jc w:val="both"/>
        <w:rPr>
          <w:lang w:val="en-GB"/>
        </w:rPr>
      </w:pPr>
      <w:r>
        <w:rPr>
          <w:sz w:val="21"/>
          <w:lang w:val="en-GB"/>
        </w:rPr>
        <w:t xml:space="preserve">It is compulsory to </w:t>
      </w:r>
      <w:r w:rsidR="004257CD" w:rsidRPr="004257CD">
        <w:rPr>
          <w:sz w:val="21"/>
          <w:lang w:val="en-GB"/>
        </w:rPr>
        <w:t>fill in the Business Model Canvas</w:t>
      </w:r>
      <w:r>
        <w:rPr>
          <w:sz w:val="21"/>
          <w:lang w:val="en-GB"/>
        </w:rPr>
        <w:t xml:space="preserve"> for your project</w:t>
      </w:r>
      <w:r w:rsidR="004257CD">
        <w:rPr>
          <w:sz w:val="21"/>
          <w:lang w:val="en-GB"/>
        </w:rPr>
        <w:t xml:space="preserve">. </w:t>
      </w:r>
      <w:r>
        <w:rPr>
          <w:sz w:val="21"/>
          <w:lang w:val="en-GB"/>
        </w:rPr>
        <w:t>You may submit in a separate sheet due to space constraint.</w:t>
      </w:r>
    </w:p>
    <w:p w14:paraId="6648C7CC" w14:textId="77777777" w:rsidR="004257CD" w:rsidRDefault="004257CD" w:rsidP="000D5E07">
      <w:pPr>
        <w:jc w:val="both"/>
        <w:rPr>
          <w:b/>
          <w:lang w:val="en-GB"/>
        </w:rPr>
      </w:pPr>
    </w:p>
    <w:p w14:paraId="1125D67F" w14:textId="77777777" w:rsidR="006419F0" w:rsidRDefault="006419F0" w:rsidP="000D5E07">
      <w:pPr>
        <w:jc w:val="both"/>
        <w:rPr>
          <w:b/>
          <w:sz w:val="28"/>
          <w:szCs w:val="28"/>
          <w:lang w:val="en-GB"/>
        </w:rPr>
      </w:pPr>
      <w:r>
        <w:rPr>
          <w:b/>
          <w:sz w:val="21"/>
        </w:rPr>
        <w:t>Designed for: CatchWise: Edge-AI Event &amp; Anomaly Capture for Monitoring Systems</w:t>
      </w:r>
    </w:p>
    <w:p w14:paraId="73A28380" w14:textId="77777777" w:rsidR="006419F0" w:rsidRPr="006419F0" w:rsidRDefault="006419F0" w:rsidP="000D5E07">
      <w:pPr>
        <w:jc w:val="both"/>
        <w:rPr>
          <w:b/>
          <w:sz w:val="28"/>
          <w:szCs w:val="28"/>
          <w:lang w:val="en-GB"/>
        </w:rPr>
      </w:pPr>
    </w:p>
    <w:tbl>
      <w:tblPr>
        <w:tblStyle w:val="a7"/>
        <w:tblW w:w="9634" w:type="dxa"/>
        <w:tblLayout w:type="fixed"/>
        <w:tblCellMar>
          <w:top w:w="60" w:type="dxa"/>
          <w:left w:w="85" w:type="dxa"/>
          <w:bottom w:w="60" w:type="dxa"/>
          <w:right w:w="85" w:type="dxa"/>
        </w:tblCellMar>
        <w:tblLook w:val="04A0" w:firstRow="1" w:lastRow="0" w:firstColumn="1" w:lastColumn="0" w:noHBand="0" w:noVBand="1"/>
        <w:tblPrChange w:id="612" w:author="Li Jianfeng" w:date="2026-09-15T19:48:00Z" w16du:dateUtc="2026-09-15T11:48:00Z">
          <w:tblPr>
            <w:tblStyle w:val="a7"/>
            <w:tblW w:w="9242" w:type="dxa"/>
            <w:tblLayout w:type="fixed"/>
            <w:tblCellMar>
              <w:top w:w="60" w:type="dxa"/>
              <w:left w:w="85" w:type="dxa"/>
              <w:bottom w:w="60" w:type="dxa"/>
              <w:right w:w="85" w:type="dxa"/>
            </w:tblCellMar>
            <w:tblLook w:val="04A0" w:firstRow="1" w:lastRow="0" w:firstColumn="1" w:lastColumn="0" w:noHBand="0" w:noVBand="1"/>
          </w:tblPr>
        </w:tblPrChange>
      </w:tblPr>
      <w:tblGrid>
        <w:gridCol w:w="2122"/>
        <w:gridCol w:w="1571"/>
        <w:gridCol w:w="924"/>
        <w:gridCol w:w="927"/>
        <w:gridCol w:w="1849"/>
        <w:gridCol w:w="2241"/>
        <w:tblGridChange w:id="613">
          <w:tblGrid>
            <w:gridCol w:w="1847"/>
            <w:gridCol w:w="275"/>
            <w:gridCol w:w="1571"/>
            <w:gridCol w:w="929"/>
            <w:gridCol w:w="922"/>
            <w:gridCol w:w="1849"/>
            <w:gridCol w:w="1849"/>
            <w:gridCol w:w="392"/>
          </w:tblGrid>
        </w:tblGridChange>
      </w:tblGrid>
      <w:tr w:rsidR="006419F0" w:rsidDel="00600531" w14:paraId="2E2484FE" w14:textId="30688FA3" w:rsidTr="00441E33">
        <w:trPr>
          <w:trHeight w:val="1976"/>
          <w:del w:id="614" w:author="Li Jianfeng" w:date="2026-09-15T19:45:00Z" w16du:dateUtc="2026-09-15T11:45:00Z"/>
          <w:trPrChange w:id="615" w:author="Li Jianfeng" w:date="2026-09-15T19:48:00Z" w16du:dateUtc="2026-09-15T11:48:00Z">
            <w:trPr>
              <w:gridAfter w:val="0"/>
              <w:trHeight w:val="1976"/>
            </w:trPr>
          </w:trPrChange>
        </w:trPr>
        <w:tc>
          <w:tcPr>
            <w:tcW w:w="2122" w:type="dxa"/>
            <w:tcPrChange w:id="616" w:author="Li Jianfeng" w:date="2026-09-15T19:48:00Z" w16du:dateUtc="2026-09-15T11:48:00Z">
              <w:tcPr>
                <w:tcW w:w="1847" w:type="dxa"/>
              </w:tcPr>
            </w:tcPrChange>
          </w:tcPr>
          <w:p w14:paraId="322D49F3" w14:textId="7D5966C0" w:rsidR="006419F0" w:rsidDel="00600531" w:rsidRDefault="006419F0" w:rsidP="000D5E07">
            <w:pPr>
              <w:jc w:val="both"/>
              <w:rPr>
                <w:del w:id="617" w:author="Li Jianfeng" w:date="2026-09-15T19:45:00Z" w16du:dateUtc="2026-09-15T11:45:00Z"/>
                <w:b/>
                <w:lang w:val="en-GB"/>
              </w:rPr>
            </w:pPr>
          </w:p>
        </w:tc>
        <w:tc>
          <w:tcPr>
            <w:tcW w:w="1571" w:type="dxa"/>
            <w:tcPrChange w:id="618" w:author="Li Jianfeng" w:date="2026-09-15T19:48:00Z" w16du:dateUtc="2026-09-15T11:48:00Z">
              <w:tcPr>
                <w:tcW w:w="1846" w:type="dxa"/>
                <w:gridSpan w:val="2"/>
              </w:tcPr>
            </w:tcPrChange>
          </w:tcPr>
          <w:p w14:paraId="0E7AB5CA" w14:textId="3E08F3A4" w:rsidR="00DF049E" w:rsidDel="00666775" w:rsidRDefault="00000000" w:rsidP="00666775">
            <w:pPr>
              <w:spacing w:after="40"/>
              <w:jc w:val="both"/>
              <w:rPr>
                <w:del w:id="619" w:author="Li Jianfeng" w:date="2026-09-15T19:43:00Z" w16du:dateUtc="2026-09-15T11:43:00Z"/>
              </w:rPr>
              <w:pPrChange w:id="620" w:author="Li Jianfeng" w:date="2026-09-15T19:43:00Z" w16du:dateUtc="2026-09-15T11:43:00Z">
                <w:pPr>
                  <w:spacing w:after="40"/>
                  <w:jc w:val="both"/>
                </w:pPr>
              </w:pPrChange>
            </w:pPr>
            <w:del w:id="621" w:author="Li Jianfeng" w:date="2026-09-15T19:43:00Z" w16du:dateUtc="2026-09-15T11:43:00Z">
              <w:r w:rsidDel="00666775">
                <w:rPr>
                  <w:b/>
                  <w:sz w:val="18"/>
                </w:rPr>
                <w:delText>Key Resources</w:delText>
              </w:r>
            </w:del>
          </w:p>
          <w:p w14:paraId="196D7D35" w14:textId="24B2CEA3" w:rsidR="00DF049E" w:rsidDel="00666775" w:rsidRDefault="00000000" w:rsidP="00666775">
            <w:pPr>
              <w:spacing w:after="40"/>
              <w:jc w:val="both"/>
              <w:rPr>
                <w:del w:id="622" w:author="Li Jianfeng" w:date="2026-09-15T19:43:00Z" w16du:dateUtc="2026-09-15T11:43:00Z"/>
              </w:rPr>
              <w:pPrChange w:id="623" w:author="Li Jianfeng" w:date="2026-09-15T19:43:00Z" w16du:dateUtc="2026-09-15T11:43:00Z">
                <w:pPr>
                  <w:spacing w:after="40"/>
                  <w:jc w:val="both"/>
                </w:pPr>
              </w:pPrChange>
            </w:pPr>
            <w:del w:id="624" w:author="Li Jianfeng" w:date="2026-09-15T19:43:00Z" w16du:dateUtc="2026-09-15T11:43:00Z">
              <w:r w:rsidDel="00666775">
                <w:rPr>
                  <w:sz w:val="18"/>
                </w:rPr>
                <w:delText>The decision engine: on-device performance estimators and the search that tunes the settings.</w:delText>
              </w:r>
            </w:del>
          </w:p>
          <w:p w14:paraId="18691560" w14:textId="0355C281" w:rsidR="00DF049E" w:rsidDel="00666775" w:rsidRDefault="00000000" w:rsidP="00666775">
            <w:pPr>
              <w:spacing w:after="40"/>
              <w:jc w:val="both"/>
              <w:rPr>
                <w:del w:id="625" w:author="Li Jianfeng" w:date="2026-09-15T19:43:00Z" w16du:dateUtc="2026-09-15T11:43:00Z"/>
              </w:rPr>
              <w:pPrChange w:id="626" w:author="Li Jianfeng" w:date="2026-09-15T19:43:00Z" w16du:dateUtc="2026-09-15T11:43:00Z">
                <w:pPr>
                  <w:spacing w:after="40"/>
                  <w:jc w:val="both"/>
                </w:pPr>
              </w:pPrChange>
            </w:pPr>
            <w:del w:id="627" w:author="Li Jianfeng" w:date="2026-09-15T19:43:00Z" w16du:dateUtc="2026-09-15T11:43:00Z">
              <w:r w:rsidDel="00666775">
                <w:rPr>
                  <w:sz w:val="18"/>
                </w:rPr>
                <w:delText>Labelled event libraries and estimator characterisations per event class.</w:delText>
              </w:r>
            </w:del>
          </w:p>
          <w:p w14:paraId="1265C36B" w14:textId="64D505C2" w:rsidR="00DF049E" w:rsidDel="00666775" w:rsidRDefault="00000000" w:rsidP="00666775">
            <w:pPr>
              <w:spacing w:after="40"/>
              <w:jc w:val="both"/>
              <w:rPr>
                <w:del w:id="628" w:author="Li Jianfeng" w:date="2026-09-15T19:43:00Z" w16du:dateUtc="2026-09-15T11:43:00Z"/>
              </w:rPr>
              <w:pPrChange w:id="629" w:author="Li Jianfeng" w:date="2026-09-15T19:43:00Z" w16du:dateUtc="2026-09-15T11:43:00Z">
                <w:pPr>
                  <w:spacing w:after="40"/>
                  <w:jc w:val="both"/>
                </w:pPr>
              </w:pPrChange>
            </w:pPr>
            <w:del w:id="630" w:author="Li Jianfeng" w:date="2026-09-15T19:43:00Z" w16du:dateUtc="2026-09-15T11:43:00Z">
              <w:r w:rsidDel="00666775">
                <w:rPr>
                  <w:sz w:val="18"/>
                </w:rPr>
                <w:delText>Implementation and configuration know-how.</w:delText>
              </w:r>
            </w:del>
          </w:p>
          <w:p w14:paraId="6506948B" w14:textId="5DDD57A1" w:rsidR="00DF049E" w:rsidDel="00666775" w:rsidRDefault="00000000" w:rsidP="00666775">
            <w:pPr>
              <w:spacing w:after="40"/>
              <w:jc w:val="both"/>
              <w:rPr>
                <w:del w:id="631" w:author="Li Jianfeng" w:date="2026-09-15T19:43:00Z" w16du:dateUtc="2026-09-15T11:43:00Z"/>
              </w:rPr>
              <w:pPrChange w:id="632" w:author="Li Jianfeng" w:date="2026-09-15T19:43:00Z" w16du:dateUtc="2026-09-15T11:43:00Z">
                <w:pPr>
                  <w:spacing w:after="40"/>
                  <w:jc w:val="both"/>
                </w:pPr>
              </w:pPrChange>
            </w:pPr>
            <w:del w:id="633" w:author="Li Jianfeng" w:date="2026-09-15T19:43:00Z" w16du:dateUtc="2026-09-15T11:43:00Z">
              <w:r w:rsidDel="00666775">
                <w:rPr>
                  <w:sz w:val="18"/>
                </w:rPr>
                <w:delText>Reference module, embedded middleware and the common event interface.</w:delText>
              </w:r>
            </w:del>
          </w:p>
          <w:p w14:paraId="487D8CEF" w14:textId="69C7CB1C" w:rsidR="00DF049E" w:rsidDel="00600531" w:rsidRDefault="00000000" w:rsidP="00666775">
            <w:pPr>
              <w:spacing w:after="40"/>
              <w:jc w:val="both"/>
              <w:rPr>
                <w:del w:id="634" w:author="Li Jianfeng" w:date="2026-09-15T19:45:00Z" w16du:dateUtc="2026-09-15T11:45:00Z"/>
              </w:rPr>
            </w:pPr>
            <w:del w:id="635" w:author="Li Jianfeng" w:date="2026-09-15T19:43:00Z" w16du:dateUtc="2026-09-15T11:43:00Z">
              <w:r w:rsidDel="00666775">
                <w:rPr>
                  <w:sz w:val="18"/>
                </w:rPr>
                <w:delText>Benchmark datasets, test rigs and integration documentation.</w:delText>
              </w:r>
            </w:del>
          </w:p>
        </w:tc>
        <w:tc>
          <w:tcPr>
            <w:tcW w:w="1851" w:type="dxa"/>
            <w:gridSpan w:val="2"/>
            <w:tcPrChange w:id="636" w:author="Li Jianfeng" w:date="2026-09-15T19:48:00Z" w16du:dateUtc="2026-09-15T11:48:00Z">
              <w:tcPr>
                <w:tcW w:w="1851" w:type="dxa"/>
                <w:gridSpan w:val="2"/>
              </w:tcPr>
            </w:tcPrChange>
          </w:tcPr>
          <w:p w14:paraId="149CB6F0" w14:textId="30C7D8A6" w:rsidR="006419F0" w:rsidDel="00600531" w:rsidRDefault="006419F0" w:rsidP="000D5E07">
            <w:pPr>
              <w:jc w:val="both"/>
              <w:rPr>
                <w:del w:id="637" w:author="Li Jianfeng" w:date="2026-09-15T19:45:00Z" w16du:dateUtc="2026-09-15T11:45:00Z"/>
                <w:b/>
                <w:lang w:val="en-GB"/>
              </w:rPr>
            </w:pPr>
          </w:p>
        </w:tc>
        <w:tc>
          <w:tcPr>
            <w:tcW w:w="1849" w:type="dxa"/>
            <w:tcPrChange w:id="638" w:author="Li Jianfeng" w:date="2026-09-15T19:48:00Z" w16du:dateUtc="2026-09-15T11:48:00Z">
              <w:tcPr>
                <w:tcW w:w="1849" w:type="dxa"/>
              </w:tcPr>
            </w:tcPrChange>
          </w:tcPr>
          <w:p w14:paraId="5B22E3A3" w14:textId="7E830F1D" w:rsidR="00DF049E" w:rsidDel="00600531" w:rsidRDefault="00000000" w:rsidP="000D5E07">
            <w:pPr>
              <w:spacing w:after="40"/>
              <w:jc w:val="both"/>
              <w:rPr>
                <w:del w:id="639" w:author="Li Jianfeng" w:date="2026-09-15T19:44:00Z" w16du:dateUtc="2026-09-15T11:44:00Z"/>
              </w:rPr>
            </w:pPr>
            <w:del w:id="640" w:author="Li Jianfeng" w:date="2026-09-15T19:44:00Z" w16du:dateUtc="2026-09-15T11:44:00Z">
              <w:r w:rsidDel="00600531">
                <w:rPr>
                  <w:b/>
                  <w:sz w:val="18"/>
                </w:rPr>
                <w:delText>Channels</w:delText>
              </w:r>
            </w:del>
          </w:p>
          <w:p w14:paraId="13949102" w14:textId="488625C1" w:rsidR="00DF049E" w:rsidDel="00600531" w:rsidRDefault="00000000" w:rsidP="000D5E07">
            <w:pPr>
              <w:spacing w:after="40"/>
              <w:jc w:val="both"/>
              <w:rPr>
                <w:del w:id="641" w:author="Li Jianfeng" w:date="2026-09-15T19:44:00Z" w16du:dateUtc="2026-09-15T11:44:00Z"/>
              </w:rPr>
            </w:pPr>
            <w:del w:id="642" w:author="Li Jianfeng" w:date="2026-09-15T19:44:00Z" w16du:dateUtc="2026-09-15T11:44:00Z">
              <w:r w:rsidDel="00600531">
                <w:rPr>
                  <w:sz w:val="18"/>
                </w:rPr>
                <w:delText>Technology licensing to companies that already reach the end user.</w:delText>
              </w:r>
            </w:del>
          </w:p>
          <w:p w14:paraId="458BA795" w14:textId="4134AC57" w:rsidR="00DF049E" w:rsidDel="00600531" w:rsidRDefault="00000000" w:rsidP="000D5E07">
            <w:pPr>
              <w:spacing w:after="40"/>
              <w:jc w:val="both"/>
              <w:rPr>
                <w:del w:id="643" w:author="Li Jianfeng" w:date="2026-09-15T19:44:00Z" w16du:dateUtc="2026-09-15T11:44:00Z"/>
              </w:rPr>
            </w:pPr>
            <w:del w:id="644" w:author="Li Jianfeng" w:date="2026-09-15T19:44:00Z" w16du:dateUtc="2026-09-15T11:44:00Z">
              <w:r w:rsidDel="00600531">
                <w:rPr>
                  <w:sz w:val="18"/>
                </w:rPr>
                <w:delText>Per-endpoint licensing; module supply to manufacturers and integrators.</w:delText>
              </w:r>
            </w:del>
          </w:p>
          <w:p w14:paraId="19A8DF44" w14:textId="346ECB82" w:rsidR="00DF049E" w:rsidDel="00600531" w:rsidRDefault="00000000" w:rsidP="000D5E07">
            <w:pPr>
              <w:spacing w:after="40"/>
              <w:jc w:val="both"/>
              <w:rPr>
                <w:del w:id="645" w:author="Li Jianfeng" w:date="2026-09-15T19:44:00Z" w16du:dateUtc="2026-09-15T11:44:00Z"/>
              </w:rPr>
            </w:pPr>
            <w:del w:id="646" w:author="Li Jianfeng" w:date="2026-09-15T19:44:00Z" w16du:dateUtc="2026-09-15T11:44:00Z">
              <w:r w:rsidDel="00600531">
                <w:rPr>
                  <w:sz w:val="18"/>
                </w:rPr>
                <w:delText>Pilot nodes for first proof; Smart FM integration partners; regional partners in Southeast Asia and China.</w:delText>
              </w:r>
            </w:del>
          </w:p>
          <w:p w14:paraId="7E89E8E6" w14:textId="7DCF2C39" w:rsidR="00DF049E" w:rsidDel="00600531" w:rsidRDefault="00000000" w:rsidP="000D5E07">
            <w:pPr>
              <w:spacing w:after="40"/>
              <w:jc w:val="both"/>
              <w:rPr>
                <w:del w:id="647" w:author="Li Jianfeng" w:date="2026-09-15T19:45:00Z" w16du:dateUtc="2026-09-15T11:45:00Z"/>
              </w:rPr>
            </w:pPr>
            <w:del w:id="648" w:author="Li Jianfeng" w:date="2026-09-15T19:44:00Z" w16du:dateUtc="2026-09-15T11:44:00Z">
              <w:r w:rsidDel="00600531">
                <w:rPr>
                  <w:sz w:val="18"/>
                  <w:highlight w:val="yellow"/>
                </w:rPr>
                <w:delText>[specific channel partners]</w:delText>
              </w:r>
            </w:del>
          </w:p>
        </w:tc>
        <w:tc>
          <w:tcPr>
            <w:tcW w:w="2241" w:type="dxa"/>
            <w:tcPrChange w:id="649" w:author="Li Jianfeng" w:date="2026-09-15T19:48:00Z" w16du:dateUtc="2026-09-15T11:48:00Z">
              <w:tcPr>
                <w:tcW w:w="1849" w:type="dxa"/>
              </w:tcPr>
            </w:tcPrChange>
          </w:tcPr>
          <w:p w14:paraId="6483C4DF" w14:textId="0FE07155" w:rsidR="006419F0" w:rsidDel="00600531" w:rsidRDefault="006419F0" w:rsidP="000D5E07">
            <w:pPr>
              <w:jc w:val="both"/>
              <w:rPr>
                <w:del w:id="650" w:author="Li Jianfeng" w:date="2026-09-15T19:45:00Z" w16du:dateUtc="2026-09-15T11:45:00Z"/>
                <w:b/>
                <w:lang w:val="en-GB"/>
              </w:rPr>
            </w:pPr>
          </w:p>
        </w:tc>
      </w:tr>
      <w:tr w:rsidR="00666775" w14:paraId="4D4BE53E" w14:textId="77777777" w:rsidTr="00441E33">
        <w:trPr>
          <w:trHeight w:val="681"/>
          <w:ins w:id="651" w:author="Li Jianfeng" w:date="2026-09-15T19:42:00Z" w16du:dateUtc="2026-09-15T11:42:00Z"/>
          <w:trPrChange w:id="652" w:author="Li Jianfeng" w:date="2026-09-15T19:48:00Z" w16du:dateUtc="2026-09-15T11:48:00Z">
            <w:trPr>
              <w:gridAfter w:val="0"/>
              <w:trHeight w:val="1976"/>
            </w:trPr>
          </w:trPrChange>
        </w:trPr>
        <w:tc>
          <w:tcPr>
            <w:tcW w:w="2122" w:type="dxa"/>
            <w:tcPrChange w:id="653" w:author="Li Jianfeng" w:date="2026-09-15T19:48:00Z" w16du:dateUtc="2026-09-15T11:48:00Z">
              <w:tcPr>
                <w:tcW w:w="1848" w:type="dxa"/>
              </w:tcPr>
            </w:tcPrChange>
          </w:tcPr>
          <w:p w14:paraId="7B50982C" w14:textId="77777777" w:rsidR="00666775" w:rsidRPr="00AD11A4" w:rsidRDefault="00666775" w:rsidP="00666775">
            <w:pPr>
              <w:spacing w:after="40"/>
              <w:jc w:val="both"/>
              <w:rPr>
                <w:ins w:id="654" w:author="Li Jianfeng" w:date="2026-09-15T19:42:00Z" w16du:dateUtc="2026-09-15T11:42:00Z"/>
                <w:sz w:val="20"/>
                <w:szCs w:val="20"/>
                <w:rPrChange w:id="655" w:author="Li Jianfeng" w:date="2026-09-15T20:03:00Z" w16du:dateUtc="2026-09-15T12:03:00Z">
                  <w:rPr>
                    <w:ins w:id="656" w:author="Li Jianfeng" w:date="2026-09-15T19:42:00Z" w16du:dateUtc="2026-09-15T11:42:00Z"/>
                  </w:rPr>
                </w:rPrChange>
              </w:rPr>
            </w:pPr>
            <w:ins w:id="657" w:author="Li Jianfeng" w:date="2026-09-15T19:42:00Z" w16du:dateUtc="2026-09-15T11:42:00Z">
              <w:r w:rsidRPr="00AD11A4">
                <w:rPr>
                  <w:b/>
                  <w:sz w:val="20"/>
                  <w:szCs w:val="20"/>
                  <w:rPrChange w:id="658" w:author="Li Jianfeng" w:date="2026-09-15T20:03:00Z" w16du:dateUtc="2026-09-15T12:03:00Z">
                    <w:rPr>
                      <w:b/>
                      <w:sz w:val="18"/>
                    </w:rPr>
                  </w:rPrChange>
                </w:rPr>
                <w:t>Key Partners</w:t>
              </w:r>
            </w:ins>
          </w:p>
          <w:p w14:paraId="0CE7F148" w14:textId="77777777" w:rsidR="00666775" w:rsidRPr="00AD11A4" w:rsidRDefault="00666775" w:rsidP="000D5E07">
            <w:pPr>
              <w:jc w:val="both"/>
              <w:rPr>
                <w:ins w:id="659" w:author="Li Jianfeng" w:date="2026-09-15T19:42:00Z" w16du:dateUtc="2026-09-15T11:42:00Z"/>
                <w:b/>
                <w:sz w:val="20"/>
                <w:szCs w:val="20"/>
                <w:lang w:val="en-GB"/>
                <w:rPrChange w:id="660" w:author="Li Jianfeng" w:date="2026-09-15T20:03:00Z" w16du:dateUtc="2026-09-15T12:03:00Z">
                  <w:rPr>
                    <w:ins w:id="661" w:author="Li Jianfeng" w:date="2026-09-15T19:42:00Z" w16du:dateUtc="2026-09-15T11:42:00Z"/>
                    <w:b/>
                    <w:lang w:val="en-GB"/>
                  </w:rPr>
                </w:rPrChange>
              </w:rPr>
            </w:pPr>
          </w:p>
        </w:tc>
        <w:tc>
          <w:tcPr>
            <w:tcW w:w="7512" w:type="dxa"/>
            <w:gridSpan w:val="5"/>
            <w:tcPrChange w:id="662" w:author="Li Jianfeng" w:date="2026-09-15T19:48:00Z" w16du:dateUtc="2026-09-15T11:48:00Z">
              <w:tcPr>
                <w:tcW w:w="7394" w:type="dxa"/>
                <w:gridSpan w:val="6"/>
              </w:tcPr>
            </w:tcPrChange>
          </w:tcPr>
          <w:p w14:paraId="02AD4C11" w14:textId="2B0EA549" w:rsidR="00666775" w:rsidRPr="00AD11A4" w:rsidRDefault="00666775" w:rsidP="00666775">
            <w:pPr>
              <w:spacing w:after="40"/>
              <w:jc w:val="both"/>
              <w:rPr>
                <w:ins w:id="663" w:author="Li Jianfeng" w:date="2026-09-15T19:42:00Z" w16du:dateUtc="2026-09-15T11:42:00Z"/>
                <w:sz w:val="20"/>
                <w:szCs w:val="20"/>
                <w:rPrChange w:id="664" w:author="Li Jianfeng" w:date="2026-09-15T20:03:00Z" w16du:dateUtc="2026-09-15T12:03:00Z">
                  <w:rPr>
                    <w:ins w:id="665" w:author="Li Jianfeng" w:date="2026-09-15T19:42:00Z" w16du:dateUtc="2026-09-15T11:42:00Z"/>
                    <w:b/>
                    <w:lang w:val="en-GB"/>
                  </w:rPr>
                </w:rPrChange>
              </w:rPr>
              <w:pPrChange w:id="666" w:author="Li Jianfeng" w:date="2026-09-15T19:43:00Z" w16du:dateUtc="2026-09-15T11:43:00Z">
                <w:pPr>
                  <w:jc w:val="both"/>
                </w:pPr>
              </w:pPrChange>
            </w:pPr>
            <w:ins w:id="667" w:author="Li Jianfeng" w:date="2026-09-15T19:42:00Z" w16du:dateUtc="2026-09-15T11:42:00Z">
              <w:r w:rsidRPr="00AD11A4">
                <w:rPr>
                  <w:sz w:val="20"/>
                  <w:szCs w:val="20"/>
                  <w:rPrChange w:id="668" w:author="Li Jianfeng" w:date="2026-09-15T20:03:00Z" w16du:dateUtc="2026-09-15T12:03:00Z">
                    <w:rPr>
                      <w:sz w:val="18"/>
                    </w:rPr>
                  </w:rPrChange>
                </w:rPr>
                <w:t>Infrastructure and construction monitoring users and their device manufacturers.</w:t>
              </w:r>
            </w:ins>
            <w:ins w:id="669" w:author="Li Jianfeng" w:date="2026-09-15T19:43:00Z" w16du:dateUtc="2026-09-15T11:43:00Z">
              <w:r w:rsidRPr="00AD11A4">
                <w:rPr>
                  <w:rFonts w:eastAsiaTheme="minorEastAsia" w:hint="eastAsia"/>
                  <w:sz w:val="20"/>
                  <w:szCs w:val="20"/>
                  <w:rPrChange w:id="670" w:author="Li Jianfeng" w:date="2026-09-15T20:03:00Z" w16du:dateUtc="2026-09-15T12:03:00Z">
                    <w:rPr>
                      <w:rFonts w:eastAsiaTheme="minorEastAsia" w:hint="eastAsia"/>
                    </w:rPr>
                  </w:rPrChange>
                </w:rPr>
                <w:t xml:space="preserve"> </w:t>
              </w:r>
            </w:ins>
            <w:ins w:id="671" w:author="Li Jianfeng" w:date="2026-09-15T19:42:00Z" w16du:dateUtc="2026-09-15T11:42:00Z">
              <w:r w:rsidRPr="00AD11A4">
                <w:rPr>
                  <w:sz w:val="20"/>
                  <w:szCs w:val="20"/>
                  <w:rPrChange w:id="672" w:author="Li Jianfeng" w:date="2026-09-15T20:03:00Z" w16du:dateUtc="2026-09-15T12:03:00Z">
                    <w:rPr>
                      <w:sz w:val="18"/>
                    </w:rPr>
                  </w:rPrChange>
                </w:rPr>
                <w:t>Building-automation, Smart FM and building-equipment providers and integrators.</w:t>
              </w:r>
            </w:ins>
            <w:ins w:id="673" w:author="Li Jianfeng" w:date="2026-09-15T19:43:00Z" w16du:dateUtc="2026-09-15T11:43:00Z">
              <w:r w:rsidRPr="00AD11A4">
                <w:rPr>
                  <w:rFonts w:eastAsiaTheme="minorEastAsia" w:hint="eastAsia"/>
                  <w:sz w:val="20"/>
                  <w:szCs w:val="20"/>
                  <w:rPrChange w:id="674" w:author="Li Jianfeng" w:date="2026-09-15T20:03:00Z" w16du:dateUtc="2026-09-15T12:03:00Z">
                    <w:rPr>
                      <w:rFonts w:eastAsiaTheme="minorEastAsia" w:hint="eastAsia"/>
                    </w:rPr>
                  </w:rPrChange>
                </w:rPr>
                <w:t xml:space="preserve"> </w:t>
              </w:r>
            </w:ins>
            <w:ins w:id="675" w:author="Li Jianfeng" w:date="2026-09-15T19:42:00Z" w16du:dateUtc="2026-09-15T11:42:00Z">
              <w:r w:rsidRPr="00AD11A4">
                <w:rPr>
                  <w:sz w:val="20"/>
                  <w:szCs w:val="20"/>
                  <w:rPrChange w:id="676" w:author="Li Jianfeng" w:date="2026-09-15T20:03:00Z" w16du:dateUtc="2026-09-15T12:03:00Z">
                    <w:rPr>
                      <w:sz w:val="18"/>
                    </w:rPr>
                  </w:rPrChange>
                </w:rPr>
                <w:t>Electronics manufacturing for the reference module.</w:t>
              </w:r>
            </w:ins>
            <w:ins w:id="677" w:author="Li Jianfeng" w:date="2026-09-15T19:43:00Z" w16du:dateUtc="2026-09-15T11:43:00Z">
              <w:r w:rsidRPr="00AD11A4">
                <w:rPr>
                  <w:rFonts w:eastAsiaTheme="minorEastAsia" w:hint="eastAsia"/>
                  <w:sz w:val="20"/>
                  <w:szCs w:val="20"/>
                  <w:rPrChange w:id="678" w:author="Li Jianfeng" w:date="2026-09-15T20:03:00Z" w16du:dateUtc="2026-09-15T12:03:00Z">
                    <w:rPr>
                      <w:rFonts w:eastAsiaTheme="minorEastAsia" w:hint="eastAsia"/>
                    </w:rPr>
                  </w:rPrChange>
                </w:rPr>
                <w:t xml:space="preserve"> </w:t>
              </w:r>
            </w:ins>
            <w:ins w:id="679" w:author="Li Jianfeng" w:date="2026-09-15T19:42:00Z" w16du:dateUtc="2026-09-15T11:42:00Z">
              <w:r w:rsidRPr="00AD11A4">
                <w:rPr>
                  <w:sz w:val="20"/>
                  <w:szCs w:val="20"/>
                  <w:highlight w:val="yellow"/>
                  <w:rPrChange w:id="680" w:author="Li Jianfeng" w:date="2026-09-15T20:03:00Z" w16du:dateUtc="2026-09-15T12:03:00Z">
                    <w:rPr>
                      <w:sz w:val="18"/>
                      <w:highlight w:val="yellow"/>
                    </w:rPr>
                  </w:rPrChange>
                </w:rPr>
                <w:t>[specific partner names and disclosure permission]</w:t>
              </w:r>
            </w:ins>
          </w:p>
        </w:tc>
      </w:tr>
      <w:tr w:rsidR="00666775" w14:paraId="4181111E" w14:textId="77777777" w:rsidTr="00441E33">
        <w:trPr>
          <w:trHeight w:val="864"/>
          <w:ins w:id="681" w:author="Li Jianfeng" w:date="2026-09-15T19:42:00Z" w16du:dateUtc="2026-09-15T11:42:00Z"/>
          <w:trPrChange w:id="682" w:author="Li Jianfeng" w:date="2026-09-15T19:48:00Z" w16du:dateUtc="2026-09-15T11:48:00Z">
            <w:trPr>
              <w:gridAfter w:val="0"/>
              <w:trHeight w:val="1976"/>
            </w:trPr>
          </w:trPrChange>
        </w:trPr>
        <w:tc>
          <w:tcPr>
            <w:tcW w:w="2122" w:type="dxa"/>
            <w:tcPrChange w:id="683" w:author="Li Jianfeng" w:date="2026-09-15T19:48:00Z" w16du:dateUtc="2026-09-15T11:48:00Z">
              <w:tcPr>
                <w:tcW w:w="1848" w:type="dxa"/>
              </w:tcPr>
            </w:tcPrChange>
          </w:tcPr>
          <w:p w14:paraId="175FD857" w14:textId="77777777" w:rsidR="00666775" w:rsidRPr="00AD11A4" w:rsidRDefault="00666775" w:rsidP="00666775">
            <w:pPr>
              <w:spacing w:after="40"/>
              <w:jc w:val="both"/>
              <w:rPr>
                <w:ins w:id="684" w:author="Li Jianfeng" w:date="2026-09-15T19:43:00Z" w16du:dateUtc="2026-09-15T11:43:00Z"/>
                <w:sz w:val="20"/>
                <w:szCs w:val="20"/>
                <w:rPrChange w:id="685" w:author="Li Jianfeng" w:date="2026-09-15T20:03:00Z" w16du:dateUtc="2026-09-15T12:03:00Z">
                  <w:rPr>
                    <w:ins w:id="686" w:author="Li Jianfeng" w:date="2026-09-15T19:43:00Z" w16du:dateUtc="2026-09-15T11:43:00Z"/>
                  </w:rPr>
                </w:rPrChange>
              </w:rPr>
            </w:pPr>
            <w:ins w:id="687" w:author="Li Jianfeng" w:date="2026-09-15T19:43:00Z" w16du:dateUtc="2026-09-15T11:43:00Z">
              <w:r w:rsidRPr="00AD11A4">
                <w:rPr>
                  <w:b/>
                  <w:sz w:val="20"/>
                  <w:szCs w:val="20"/>
                  <w:rPrChange w:id="688" w:author="Li Jianfeng" w:date="2026-09-15T20:03:00Z" w16du:dateUtc="2026-09-15T12:03:00Z">
                    <w:rPr>
                      <w:b/>
                      <w:sz w:val="18"/>
                    </w:rPr>
                  </w:rPrChange>
                </w:rPr>
                <w:t>Key Activities</w:t>
              </w:r>
            </w:ins>
          </w:p>
          <w:p w14:paraId="545B257C" w14:textId="77777777" w:rsidR="00666775" w:rsidRPr="00AD11A4" w:rsidRDefault="00666775" w:rsidP="00666775">
            <w:pPr>
              <w:spacing w:after="40"/>
              <w:jc w:val="both"/>
              <w:rPr>
                <w:ins w:id="689" w:author="Li Jianfeng" w:date="2026-09-15T19:42:00Z" w16du:dateUtc="2026-09-15T11:42:00Z"/>
                <w:b/>
                <w:sz w:val="20"/>
                <w:szCs w:val="20"/>
                <w:rPrChange w:id="690" w:author="Li Jianfeng" w:date="2026-09-15T20:03:00Z" w16du:dateUtc="2026-09-15T12:03:00Z">
                  <w:rPr>
                    <w:ins w:id="691" w:author="Li Jianfeng" w:date="2026-09-15T19:42:00Z" w16du:dateUtc="2026-09-15T11:42:00Z"/>
                    <w:b/>
                    <w:sz w:val="18"/>
                  </w:rPr>
                </w:rPrChange>
              </w:rPr>
            </w:pPr>
          </w:p>
        </w:tc>
        <w:tc>
          <w:tcPr>
            <w:tcW w:w="7512" w:type="dxa"/>
            <w:gridSpan w:val="5"/>
            <w:tcPrChange w:id="692" w:author="Li Jianfeng" w:date="2026-09-15T19:48:00Z" w16du:dateUtc="2026-09-15T11:48:00Z">
              <w:tcPr>
                <w:tcW w:w="7394" w:type="dxa"/>
                <w:gridSpan w:val="6"/>
              </w:tcPr>
            </w:tcPrChange>
          </w:tcPr>
          <w:p w14:paraId="21CB1062" w14:textId="13636083" w:rsidR="00666775" w:rsidRPr="00AD11A4" w:rsidRDefault="00666775" w:rsidP="00666775">
            <w:pPr>
              <w:spacing w:after="40"/>
              <w:jc w:val="both"/>
              <w:rPr>
                <w:ins w:id="693" w:author="Li Jianfeng" w:date="2026-09-15T19:43:00Z" w16du:dateUtc="2026-09-15T11:43:00Z"/>
                <w:sz w:val="20"/>
                <w:szCs w:val="20"/>
                <w:rPrChange w:id="694" w:author="Li Jianfeng" w:date="2026-09-15T20:03:00Z" w16du:dateUtc="2026-09-15T12:03:00Z">
                  <w:rPr>
                    <w:ins w:id="695" w:author="Li Jianfeng" w:date="2026-09-15T19:43:00Z" w16du:dateUtc="2026-09-15T11:43:00Z"/>
                  </w:rPr>
                </w:rPrChange>
              </w:rPr>
            </w:pPr>
            <w:ins w:id="696" w:author="Li Jianfeng" w:date="2026-09-15T19:43:00Z" w16du:dateUtc="2026-09-15T11:43:00Z">
              <w:r w:rsidRPr="00AD11A4">
                <w:rPr>
                  <w:sz w:val="20"/>
                  <w:szCs w:val="20"/>
                  <w:rPrChange w:id="697" w:author="Li Jianfeng" w:date="2026-09-15T20:03:00Z" w16du:dateUtc="2026-09-15T12:03:00Z">
                    <w:rPr>
                      <w:sz w:val="18"/>
                    </w:rPr>
                  </w:rPrChange>
                </w:rPr>
                <w:t>Productise one decision engine in two runtime profiles: compact firmware, and a controller/gateway adapter.</w:t>
              </w:r>
              <w:r w:rsidRPr="00AD11A4">
                <w:rPr>
                  <w:rFonts w:eastAsiaTheme="minorEastAsia" w:hint="eastAsia"/>
                  <w:sz w:val="20"/>
                  <w:szCs w:val="20"/>
                  <w:rPrChange w:id="698" w:author="Li Jianfeng" w:date="2026-09-15T20:03:00Z" w16du:dateUtc="2026-09-15T12:03:00Z">
                    <w:rPr>
                      <w:rFonts w:eastAsiaTheme="minorEastAsia" w:hint="eastAsia"/>
                    </w:rPr>
                  </w:rPrChange>
                </w:rPr>
                <w:t xml:space="preserve"> </w:t>
              </w:r>
              <w:r w:rsidRPr="00AD11A4">
                <w:rPr>
                  <w:sz w:val="20"/>
                  <w:szCs w:val="20"/>
                  <w:rPrChange w:id="699" w:author="Li Jianfeng" w:date="2026-09-15T20:03:00Z" w16du:dateUtc="2026-09-15T12:03:00Z">
                    <w:rPr>
                      <w:sz w:val="18"/>
                    </w:rPr>
                  </w:rPrChange>
                </w:rPr>
                <w:t>Define the common event interface; build the configuration tool and the reference module.</w:t>
              </w:r>
            </w:ins>
          </w:p>
          <w:p w14:paraId="47B9E488" w14:textId="3E113CC7" w:rsidR="00666775" w:rsidRPr="00AD11A4" w:rsidRDefault="00666775" w:rsidP="00666775">
            <w:pPr>
              <w:spacing w:after="40"/>
              <w:jc w:val="both"/>
              <w:rPr>
                <w:ins w:id="700" w:author="Li Jianfeng" w:date="2026-09-15T19:42:00Z" w16du:dateUtc="2026-09-15T11:42:00Z"/>
                <w:sz w:val="20"/>
                <w:szCs w:val="20"/>
                <w:rPrChange w:id="701" w:author="Li Jianfeng" w:date="2026-09-15T20:03:00Z" w16du:dateUtc="2026-09-15T12:03:00Z">
                  <w:rPr>
                    <w:ins w:id="702" w:author="Li Jianfeng" w:date="2026-09-15T19:42:00Z" w16du:dateUtc="2026-09-15T11:42:00Z"/>
                    <w:sz w:val="18"/>
                  </w:rPr>
                </w:rPrChange>
              </w:rPr>
            </w:pPr>
            <w:ins w:id="703" w:author="Li Jianfeng" w:date="2026-09-15T19:43:00Z" w16du:dateUtc="2026-09-15T11:43:00Z">
              <w:r w:rsidRPr="00AD11A4">
                <w:rPr>
                  <w:sz w:val="20"/>
                  <w:szCs w:val="20"/>
                  <w:rPrChange w:id="704" w:author="Li Jianfeng" w:date="2026-09-15T20:03:00Z" w16du:dateUtc="2026-09-15T12:03:00Z">
                    <w:rPr>
                      <w:sz w:val="18"/>
                    </w:rPr>
                  </w:rPrChange>
                </w:rPr>
                <w:t>Benchmark both profiles; run the pilot and one integration demonstration.</w:t>
              </w:r>
              <w:r w:rsidRPr="00AD11A4">
                <w:rPr>
                  <w:rFonts w:eastAsiaTheme="minorEastAsia" w:hint="eastAsia"/>
                  <w:sz w:val="20"/>
                  <w:szCs w:val="20"/>
                  <w:rPrChange w:id="705" w:author="Li Jianfeng" w:date="2026-09-15T20:03:00Z" w16du:dateUtc="2026-09-15T12:03:00Z">
                    <w:rPr>
                      <w:rFonts w:eastAsiaTheme="minorEastAsia" w:hint="eastAsia"/>
                    </w:rPr>
                  </w:rPrChange>
                </w:rPr>
                <w:t xml:space="preserve"> </w:t>
              </w:r>
              <w:r w:rsidRPr="00AD11A4">
                <w:rPr>
                  <w:sz w:val="20"/>
                  <w:szCs w:val="20"/>
                  <w:rPrChange w:id="706" w:author="Li Jianfeng" w:date="2026-09-15T20:03:00Z" w16du:dateUtc="2026-09-15T12:03:00Z">
                    <w:rPr>
                      <w:sz w:val="18"/>
                    </w:rPr>
                  </w:rPrChange>
                </w:rPr>
                <w:t>Prepare the licence, module and support packages.</w:t>
              </w:r>
            </w:ins>
          </w:p>
        </w:tc>
      </w:tr>
      <w:tr w:rsidR="00666775" w14:paraId="5A49BFB2" w14:textId="77777777" w:rsidTr="00441E33">
        <w:trPr>
          <w:trHeight w:val="822"/>
          <w:ins w:id="707" w:author="Li Jianfeng" w:date="2026-09-15T19:43:00Z" w16du:dateUtc="2026-09-15T11:43:00Z"/>
          <w:trPrChange w:id="708" w:author="Li Jianfeng" w:date="2026-09-15T19:48:00Z" w16du:dateUtc="2026-09-15T11:48:00Z">
            <w:trPr>
              <w:gridAfter w:val="0"/>
              <w:trHeight w:val="1976"/>
            </w:trPr>
          </w:trPrChange>
        </w:trPr>
        <w:tc>
          <w:tcPr>
            <w:tcW w:w="2122" w:type="dxa"/>
            <w:tcPrChange w:id="709" w:author="Li Jianfeng" w:date="2026-09-15T19:48:00Z" w16du:dateUtc="2026-09-15T11:48:00Z">
              <w:tcPr>
                <w:tcW w:w="1847" w:type="dxa"/>
              </w:tcPr>
            </w:tcPrChange>
          </w:tcPr>
          <w:p w14:paraId="161A9683" w14:textId="77777777" w:rsidR="00666775" w:rsidRPr="00AD11A4" w:rsidRDefault="00666775" w:rsidP="00666775">
            <w:pPr>
              <w:spacing w:after="40"/>
              <w:jc w:val="both"/>
              <w:rPr>
                <w:ins w:id="710" w:author="Li Jianfeng" w:date="2026-09-15T19:43:00Z" w16du:dateUtc="2026-09-15T11:43:00Z"/>
                <w:sz w:val="20"/>
                <w:szCs w:val="20"/>
                <w:rPrChange w:id="711" w:author="Li Jianfeng" w:date="2026-09-15T20:03:00Z" w16du:dateUtc="2026-09-15T12:03:00Z">
                  <w:rPr>
                    <w:ins w:id="712" w:author="Li Jianfeng" w:date="2026-09-15T19:43:00Z" w16du:dateUtc="2026-09-15T11:43:00Z"/>
                  </w:rPr>
                </w:rPrChange>
              </w:rPr>
            </w:pPr>
            <w:ins w:id="713" w:author="Li Jianfeng" w:date="2026-09-15T19:43:00Z" w16du:dateUtc="2026-09-15T11:43:00Z">
              <w:r w:rsidRPr="00AD11A4">
                <w:rPr>
                  <w:b/>
                  <w:sz w:val="20"/>
                  <w:szCs w:val="20"/>
                  <w:rPrChange w:id="714" w:author="Li Jianfeng" w:date="2026-09-15T20:03:00Z" w16du:dateUtc="2026-09-15T12:03:00Z">
                    <w:rPr>
                      <w:b/>
                      <w:sz w:val="18"/>
                    </w:rPr>
                  </w:rPrChange>
                </w:rPr>
                <w:t>Key Resources</w:t>
              </w:r>
            </w:ins>
          </w:p>
          <w:p w14:paraId="51840E72" w14:textId="77777777" w:rsidR="00666775" w:rsidRPr="00AD11A4" w:rsidRDefault="00666775" w:rsidP="00666775">
            <w:pPr>
              <w:spacing w:after="40"/>
              <w:jc w:val="both"/>
              <w:rPr>
                <w:ins w:id="715" w:author="Li Jianfeng" w:date="2026-09-15T19:43:00Z" w16du:dateUtc="2026-09-15T11:43:00Z"/>
                <w:b/>
                <w:sz w:val="20"/>
                <w:szCs w:val="20"/>
                <w:rPrChange w:id="716" w:author="Li Jianfeng" w:date="2026-09-15T20:03:00Z" w16du:dateUtc="2026-09-15T12:03:00Z">
                  <w:rPr>
                    <w:ins w:id="717" w:author="Li Jianfeng" w:date="2026-09-15T19:43:00Z" w16du:dateUtc="2026-09-15T11:43:00Z"/>
                    <w:b/>
                    <w:sz w:val="18"/>
                  </w:rPr>
                </w:rPrChange>
              </w:rPr>
            </w:pPr>
          </w:p>
        </w:tc>
        <w:tc>
          <w:tcPr>
            <w:tcW w:w="7512" w:type="dxa"/>
            <w:gridSpan w:val="5"/>
            <w:tcPrChange w:id="718" w:author="Li Jianfeng" w:date="2026-09-15T19:48:00Z" w16du:dateUtc="2026-09-15T11:48:00Z">
              <w:tcPr>
                <w:tcW w:w="7395" w:type="dxa"/>
                <w:gridSpan w:val="6"/>
              </w:tcPr>
            </w:tcPrChange>
          </w:tcPr>
          <w:p w14:paraId="6DEB15EB" w14:textId="0CD1AF82" w:rsidR="00666775" w:rsidRPr="00AD11A4" w:rsidRDefault="00666775" w:rsidP="00666775">
            <w:pPr>
              <w:spacing w:after="40"/>
              <w:jc w:val="both"/>
              <w:rPr>
                <w:ins w:id="719" w:author="Li Jianfeng" w:date="2026-09-15T19:43:00Z" w16du:dateUtc="2026-09-15T11:43:00Z"/>
                <w:sz w:val="20"/>
                <w:szCs w:val="20"/>
                <w:rPrChange w:id="720" w:author="Li Jianfeng" w:date="2026-09-15T20:03:00Z" w16du:dateUtc="2026-09-15T12:03:00Z">
                  <w:rPr>
                    <w:ins w:id="721" w:author="Li Jianfeng" w:date="2026-09-15T19:43:00Z" w16du:dateUtc="2026-09-15T11:43:00Z"/>
                  </w:rPr>
                </w:rPrChange>
              </w:rPr>
            </w:pPr>
            <w:ins w:id="722" w:author="Li Jianfeng" w:date="2026-09-15T19:43:00Z" w16du:dateUtc="2026-09-15T11:43:00Z">
              <w:r w:rsidRPr="00AD11A4">
                <w:rPr>
                  <w:sz w:val="20"/>
                  <w:szCs w:val="20"/>
                  <w:rPrChange w:id="723" w:author="Li Jianfeng" w:date="2026-09-15T20:03:00Z" w16du:dateUtc="2026-09-15T12:03:00Z">
                    <w:rPr>
                      <w:sz w:val="18"/>
                    </w:rPr>
                  </w:rPrChange>
                </w:rPr>
                <w:t>The decision engine: on-device performance estimators and the search that tunes the settings.</w:t>
              </w:r>
              <w:r w:rsidRPr="00AD11A4">
                <w:rPr>
                  <w:rFonts w:eastAsiaTheme="minorEastAsia" w:hint="eastAsia"/>
                  <w:sz w:val="20"/>
                  <w:szCs w:val="20"/>
                  <w:rPrChange w:id="724" w:author="Li Jianfeng" w:date="2026-09-15T20:03:00Z" w16du:dateUtc="2026-09-15T12:03:00Z">
                    <w:rPr>
                      <w:rFonts w:eastAsiaTheme="minorEastAsia" w:hint="eastAsia"/>
                    </w:rPr>
                  </w:rPrChange>
                </w:rPr>
                <w:t xml:space="preserve"> </w:t>
              </w:r>
              <w:r w:rsidRPr="00AD11A4">
                <w:rPr>
                  <w:sz w:val="20"/>
                  <w:szCs w:val="20"/>
                  <w:rPrChange w:id="725" w:author="Li Jianfeng" w:date="2026-09-15T20:03:00Z" w16du:dateUtc="2026-09-15T12:03:00Z">
                    <w:rPr>
                      <w:sz w:val="18"/>
                    </w:rPr>
                  </w:rPrChange>
                </w:rPr>
                <w:t>Labelled event libraries and estimator characterisations per event class.</w:t>
              </w:r>
              <w:r w:rsidRPr="00AD11A4">
                <w:rPr>
                  <w:rFonts w:eastAsiaTheme="minorEastAsia" w:hint="eastAsia"/>
                  <w:sz w:val="20"/>
                  <w:szCs w:val="20"/>
                  <w:rPrChange w:id="726" w:author="Li Jianfeng" w:date="2026-09-15T20:03:00Z" w16du:dateUtc="2026-09-15T12:03:00Z">
                    <w:rPr>
                      <w:rFonts w:eastAsiaTheme="minorEastAsia" w:hint="eastAsia"/>
                    </w:rPr>
                  </w:rPrChange>
                </w:rPr>
                <w:t xml:space="preserve"> </w:t>
              </w:r>
              <w:r w:rsidRPr="00AD11A4">
                <w:rPr>
                  <w:sz w:val="20"/>
                  <w:szCs w:val="20"/>
                  <w:rPrChange w:id="727" w:author="Li Jianfeng" w:date="2026-09-15T20:03:00Z" w16du:dateUtc="2026-09-15T12:03:00Z">
                    <w:rPr>
                      <w:sz w:val="18"/>
                    </w:rPr>
                  </w:rPrChange>
                </w:rPr>
                <w:t>Implementation and configuration know-how.</w:t>
              </w:r>
              <w:r w:rsidRPr="00AD11A4">
                <w:rPr>
                  <w:rFonts w:eastAsiaTheme="minorEastAsia" w:hint="eastAsia"/>
                  <w:sz w:val="20"/>
                  <w:szCs w:val="20"/>
                  <w:rPrChange w:id="728" w:author="Li Jianfeng" w:date="2026-09-15T20:03:00Z" w16du:dateUtc="2026-09-15T12:03:00Z">
                    <w:rPr>
                      <w:rFonts w:eastAsiaTheme="minorEastAsia" w:hint="eastAsia"/>
                    </w:rPr>
                  </w:rPrChange>
                </w:rPr>
                <w:t xml:space="preserve"> </w:t>
              </w:r>
              <w:r w:rsidRPr="00AD11A4">
                <w:rPr>
                  <w:sz w:val="20"/>
                  <w:szCs w:val="20"/>
                  <w:rPrChange w:id="729" w:author="Li Jianfeng" w:date="2026-09-15T20:03:00Z" w16du:dateUtc="2026-09-15T12:03:00Z">
                    <w:rPr>
                      <w:sz w:val="18"/>
                    </w:rPr>
                  </w:rPrChange>
                </w:rPr>
                <w:t>Reference module, embedded middleware and the common event interface.</w:t>
              </w:r>
            </w:ins>
          </w:p>
          <w:p w14:paraId="522B1822" w14:textId="6EB4C28B" w:rsidR="00666775" w:rsidRPr="00AD11A4" w:rsidRDefault="00666775" w:rsidP="00666775">
            <w:pPr>
              <w:spacing w:after="40"/>
              <w:jc w:val="both"/>
              <w:rPr>
                <w:ins w:id="730" w:author="Li Jianfeng" w:date="2026-09-15T19:43:00Z" w16du:dateUtc="2026-09-15T11:43:00Z"/>
                <w:sz w:val="20"/>
                <w:szCs w:val="20"/>
                <w:rPrChange w:id="731" w:author="Li Jianfeng" w:date="2026-09-15T20:03:00Z" w16du:dateUtc="2026-09-15T12:03:00Z">
                  <w:rPr>
                    <w:ins w:id="732" w:author="Li Jianfeng" w:date="2026-09-15T19:43:00Z" w16du:dateUtc="2026-09-15T11:43:00Z"/>
                    <w:sz w:val="18"/>
                  </w:rPr>
                </w:rPrChange>
              </w:rPr>
            </w:pPr>
            <w:ins w:id="733" w:author="Li Jianfeng" w:date="2026-09-15T19:43:00Z" w16du:dateUtc="2026-09-15T11:43:00Z">
              <w:r w:rsidRPr="00AD11A4">
                <w:rPr>
                  <w:sz w:val="20"/>
                  <w:szCs w:val="20"/>
                  <w:rPrChange w:id="734" w:author="Li Jianfeng" w:date="2026-09-15T20:03:00Z" w16du:dateUtc="2026-09-15T12:03:00Z">
                    <w:rPr>
                      <w:sz w:val="18"/>
                    </w:rPr>
                  </w:rPrChange>
                </w:rPr>
                <w:t>Benchmark datasets, test rigs and integration documentation.</w:t>
              </w:r>
            </w:ins>
          </w:p>
        </w:tc>
      </w:tr>
      <w:tr w:rsidR="00666775" w14:paraId="0C5565FB" w14:textId="77777777" w:rsidTr="00441E33">
        <w:trPr>
          <w:trHeight w:val="1488"/>
          <w:ins w:id="735" w:author="Li Jianfeng" w:date="2026-09-15T19:43:00Z" w16du:dateUtc="2026-09-15T11:43:00Z"/>
          <w:trPrChange w:id="736" w:author="Li Jianfeng" w:date="2026-09-15T19:48:00Z" w16du:dateUtc="2026-09-15T11:48:00Z">
            <w:trPr>
              <w:gridAfter w:val="0"/>
              <w:trHeight w:val="1976"/>
            </w:trPr>
          </w:trPrChange>
        </w:trPr>
        <w:tc>
          <w:tcPr>
            <w:tcW w:w="2122" w:type="dxa"/>
            <w:tcPrChange w:id="737" w:author="Li Jianfeng" w:date="2026-09-15T19:48:00Z" w16du:dateUtc="2026-09-15T11:48:00Z">
              <w:tcPr>
                <w:tcW w:w="1847" w:type="dxa"/>
              </w:tcPr>
            </w:tcPrChange>
          </w:tcPr>
          <w:p w14:paraId="7A12BED3" w14:textId="3A4940E9" w:rsidR="00666775" w:rsidRPr="00AD11A4" w:rsidRDefault="00666775" w:rsidP="00666775">
            <w:pPr>
              <w:spacing w:after="40"/>
              <w:jc w:val="both"/>
              <w:rPr>
                <w:ins w:id="738" w:author="Li Jianfeng" w:date="2026-09-15T19:43:00Z" w16du:dateUtc="2026-09-15T11:43:00Z"/>
                <w:rFonts w:eastAsiaTheme="minorEastAsia" w:hint="eastAsia"/>
                <w:sz w:val="20"/>
                <w:szCs w:val="20"/>
                <w:rPrChange w:id="739" w:author="Li Jianfeng" w:date="2026-09-15T20:03:00Z" w16du:dateUtc="2026-09-15T12:03:00Z">
                  <w:rPr>
                    <w:ins w:id="740" w:author="Li Jianfeng" w:date="2026-09-15T19:43:00Z" w16du:dateUtc="2026-09-15T11:43:00Z"/>
                    <w:b/>
                    <w:sz w:val="18"/>
                  </w:rPr>
                </w:rPrChange>
              </w:rPr>
            </w:pPr>
            <w:ins w:id="741" w:author="Li Jianfeng" w:date="2026-09-15T19:43:00Z" w16du:dateUtc="2026-09-15T11:43:00Z">
              <w:r w:rsidRPr="00AD11A4">
                <w:rPr>
                  <w:b/>
                  <w:sz w:val="20"/>
                  <w:szCs w:val="20"/>
                  <w:rPrChange w:id="742" w:author="Li Jianfeng" w:date="2026-09-15T20:03:00Z" w16du:dateUtc="2026-09-15T12:03:00Z">
                    <w:rPr>
                      <w:b/>
                      <w:sz w:val="18"/>
                    </w:rPr>
                  </w:rPrChange>
                </w:rPr>
                <w:t>Value Propositions</w:t>
              </w:r>
            </w:ins>
          </w:p>
        </w:tc>
        <w:tc>
          <w:tcPr>
            <w:tcW w:w="7512" w:type="dxa"/>
            <w:gridSpan w:val="5"/>
            <w:tcPrChange w:id="743" w:author="Li Jianfeng" w:date="2026-09-15T19:48:00Z" w16du:dateUtc="2026-09-15T11:48:00Z">
              <w:tcPr>
                <w:tcW w:w="7395" w:type="dxa"/>
                <w:gridSpan w:val="6"/>
              </w:tcPr>
            </w:tcPrChange>
          </w:tcPr>
          <w:p w14:paraId="0C8249A3" w14:textId="77777777" w:rsidR="00666775" w:rsidRPr="00AD11A4" w:rsidRDefault="00666775" w:rsidP="00666775">
            <w:pPr>
              <w:spacing w:after="40"/>
              <w:jc w:val="both"/>
              <w:rPr>
                <w:ins w:id="744" w:author="Li Jianfeng" w:date="2026-09-15T19:44:00Z" w16du:dateUtc="2026-09-15T11:44:00Z"/>
                <w:sz w:val="20"/>
                <w:szCs w:val="20"/>
                <w:rPrChange w:id="745" w:author="Li Jianfeng" w:date="2026-09-15T20:03:00Z" w16du:dateUtc="2026-09-15T12:03:00Z">
                  <w:rPr>
                    <w:ins w:id="746" w:author="Li Jianfeng" w:date="2026-09-15T19:44:00Z" w16du:dateUtc="2026-09-15T11:44:00Z"/>
                  </w:rPr>
                </w:rPrChange>
              </w:rPr>
            </w:pPr>
            <w:ins w:id="747" w:author="Li Jianfeng" w:date="2026-09-15T19:44:00Z" w16du:dateUtc="2026-09-15T11:44:00Z">
              <w:r w:rsidRPr="00AD11A4">
                <w:rPr>
                  <w:sz w:val="20"/>
                  <w:szCs w:val="20"/>
                  <w:rPrChange w:id="748" w:author="Li Jianfeng" w:date="2026-09-15T20:03:00Z" w16du:dateUtc="2026-09-15T12:03:00Z">
                    <w:rPr>
                      <w:sz w:val="18"/>
                    </w:rPr>
                  </w:rPrChange>
                </w:rPr>
                <w:t>Detect the events the customer defines and notify the responsible person or platform.</w:t>
              </w:r>
            </w:ins>
          </w:p>
          <w:p w14:paraId="7D4FAD2E" w14:textId="77777777" w:rsidR="00666775" w:rsidRPr="00AD11A4" w:rsidRDefault="00666775" w:rsidP="00666775">
            <w:pPr>
              <w:spacing w:after="40"/>
              <w:jc w:val="both"/>
              <w:rPr>
                <w:ins w:id="749" w:author="Li Jianfeng" w:date="2026-09-15T19:44:00Z" w16du:dateUtc="2026-09-15T11:44:00Z"/>
                <w:sz w:val="20"/>
                <w:szCs w:val="20"/>
                <w:rPrChange w:id="750" w:author="Li Jianfeng" w:date="2026-09-15T20:03:00Z" w16du:dateUtc="2026-09-15T12:03:00Z">
                  <w:rPr>
                    <w:ins w:id="751" w:author="Li Jianfeng" w:date="2026-09-15T19:44:00Z" w16du:dateUtc="2026-09-15T11:44:00Z"/>
                  </w:rPr>
                </w:rPrChange>
              </w:rPr>
            </w:pPr>
            <w:ins w:id="752" w:author="Li Jianfeng" w:date="2026-09-15T19:44:00Z" w16du:dateUtc="2026-09-15T11:44:00Z">
              <w:r w:rsidRPr="00AD11A4">
                <w:rPr>
                  <w:sz w:val="20"/>
                  <w:szCs w:val="20"/>
                  <w:rPrChange w:id="753" w:author="Li Jianfeng" w:date="2026-09-15T20:03:00Z" w16du:dateUtc="2026-09-15T12:03:00Z">
                    <w:rPr>
                      <w:sz w:val="18"/>
                    </w:rPr>
                  </w:rPrChange>
                </w:rPr>
                <w:t>The customer says how much more a missed event costs than a false alarm; the engine tunes its own settings on the device to the best performance it can reach, and reports what may still be missed.</w:t>
              </w:r>
            </w:ins>
          </w:p>
          <w:p w14:paraId="74B3BC0A" w14:textId="77777777" w:rsidR="00666775" w:rsidRPr="00AD11A4" w:rsidRDefault="00666775" w:rsidP="00666775">
            <w:pPr>
              <w:spacing w:after="40"/>
              <w:jc w:val="both"/>
              <w:rPr>
                <w:ins w:id="754" w:author="Li Jianfeng" w:date="2026-09-15T19:44:00Z" w16du:dateUtc="2026-09-15T11:44:00Z"/>
                <w:sz w:val="20"/>
                <w:szCs w:val="20"/>
                <w:rPrChange w:id="755" w:author="Li Jianfeng" w:date="2026-09-15T20:03:00Z" w16du:dateUtc="2026-09-15T12:03:00Z">
                  <w:rPr>
                    <w:ins w:id="756" w:author="Li Jianfeng" w:date="2026-09-15T19:44:00Z" w16du:dateUtc="2026-09-15T11:44:00Z"/>
                  </w:rPr>
                </w:rPrChange>
              </w:rPr>
            </w:pPr>
            <w:ins w:id="757" w:author="Li Jianfeng" w:date="2026-09-15T19:44:00Z" w16du:dateUtc="2026-09-15T11:44:00Z">
              <w:r w:rsidRPr="00AD11A4">
                <w:rPr>
                  <w:sz w:val="20"/>
                  <w:szCs w:val="20"/>
                  <w:rPrChange w:id="758" w:author="Li Jianfeng" w:date="2026-09-15T20:03:00Z" w16du:dateUtc="2026-09-15T12:03:00Z">
                    <w:rPr>
                      <w:sz w:val="18"/>
                    </w:rPr>
                  </w:rPrChange>
                </w:rPr>
                <w:t>One decision layer for both detect-wake-capture and continuous AI monitoring.</w:t>
              </w:r>
            </w:ins>
          </w:p>
          <w:p w14:paraId="2E41AF10" w14:textId="77777777" w:rsidR="00666775" w:rsidRPr="00AD11A4" w:rsidRDefault="00666775" w:rsidP="00666775">
            <w:pPr>
              <w:spacing w:after="40"/>
              <w:jc w:val="both"/>
              <w:rPr>
                <w:ins w:id="759" w:author="Li Jianfeng" w:date="2026-09-15T19:44:00Z" w16du:dateUtc="2026-09-15T11:44:00Z"/>
                <w:sz w:val="20"/>
                <w:szCs w:val="20"/>
                <w:rPrChange w:id="760" w:author="Li Jianfeng" w:date="2026-09-15T20:03:00Z" w16du:dateUtc="2026-09-15T12:03:00Z">
                  <w:rPr>
                    <w:ins w:id="761" w:author="Li Jianfeng" w:date="2026-09-15T19:44:00Z" w16du:dateUtc="2026-09-15T11:44:00Z"/>
                  </w:rPr>
                </w:rPrChange>
              </w:rPr>
            </w:pPr>
            <w:ins w:id="762" w:author="Li Jianfeng" w:date="2026-09-15T19:44:00Z" w16du:dateUtc="2026-09-15T11:44:00Z">
              <w:r w:rsidRPr="00AD11A4">
                <w:rPr>
                  <w:sz w:val="20"/>
                  <w:szCs w:val="20"/>
                  <w:rPrChange w:id="763" w:author="Li Jianfeng" w:date="2026-09-15T20:03:00Z" w16du:dateUtc="2026-09-15T12:03:00Z">
                    <w:rPr>
                      <w:sz w:val="18"/>
                    </w:rPr>
                  </w:rPrChange>
                </w:rPr>
                <w:t>Saves power and data on constrained nodes, alarm volume and review effort on richer systems.</w:t>
              </w:r>
            </w:ins>
          </w:p>
          <w:p w14:paraId="3C2FAEE5" w14:textId="28E5D427" w:rsidR="00666775" w:rsidRPr="00AD11A4" w:rsidRDefault="00666775" w:rsidP="00666775">
            <w:pPr>
              <w:spacing w:after="40"/>
              <w:jc w:val="both"/>
              <w:rPr>
                <w:ins w:id="764" w:author="Li Jianfeng" w:date="2026-09-15T19:43:00Z" w16du:dateUtc="2026-09-15T11:43:00Z"/>
                <w:sz w:val="20"/>
                <w:szCs w:val="20"/>
                <w:rPrChange w:id="765" w:author="Li Jianfeng" w:date="2026-09-15T20:03:00Z" w16du:dateUtc="2026-09-15T12:03:00Z">
                  <w:rPr>
                    <w:ins w:id="766" w:author="Li Jianfeng" w:date="2026-09-15T19:43:00Z" w16du:dateUtc="2026-09-15T11:43:00Z"/>
                    <w:sz w:val="18"/>
                  </w:rPr>
                </w:rPrChange>
              </w:rPr>
            </w:pPr>
            <w:ins w:id="767" w:author="Li Jianfeng" w:date="2026-09-15T19:44:00Z" w16du:dateUtc="2026-09-15T11:44:00Z">
              <w:r w:rsidRPr="00AD11A4">
                <w:rPr>
                  <w:sz w:val="20"/>
                  <w:szCs w:val="20"/>
                  <w:rPrChange w:id="768" w:author="Li Jianfeng" w:date="2026-09-15T20:03:00Z" w16du:dateUtc="2026-09-15T12:03:00Z">
                    <w:rPr>
                      <w:sz w:val="18"/>
                    </w:rPr>
                  </w:rPrChange>
                </w:rPr>
                <w:t>Nothing in the customer's stack is replaced.</w:t>
              </w:r>
            </w:ins>
          </w:p>
        </w:tc>
      </w:tr>
      <w:tr w:rsidR="00666775" w14:paraId="511C2B69" w14:textId="77777777" w:rsidTr="00441E33">
        <w:trPr>
          <w:trHeight w:val="576"/>
          <w:ins w:id="769" w:author="Li Jianfeng" w:date="2026-09-15T19:44:00Z" w16du:dateUtc="2026-09-15T11:44:00Z"/>
          <w:trPrChange w:id="770" w:author="Li Jianfeng" w:date="2026-09-15T19:48:00Z" w16du:dateUtc="2026-09-15T11:48:00Z">
            <w:trPr>
              <w:gridAfter w:val="0"/>
              <w:trHeight w:val="1976"/>
            </w:trPr>
          </w:trPrChange>
        </w:trPr>
        <w:tc>
          <w:tcPr>
            <w:tcW w:w="2122" w:type="dxa"/>
            <w:tcPrChange w:id="771" w:author="Li Jianfeng" w:date="2026-09-15T19:48:00Z" w16du:dateUtc="2026-09-15T11:48:00Z">
              <w:tcPr>
                <w:tcW w:w="1847" w:type="dxa"/>
              </w:tcPr>
            </w:tcPrChange>
          </w:tcPr>
          <w:p w14:paraId="3ADB6783" w14:textId="3D0C762D" w:rsidR="00666775" w:rsidRPr="00AD11A4" w:rsidRDefault="00666775" w:rsidP="00666775">
            <w:pPr>
              <w:spacing w:after="40"/>
              <w:jc w:val="both"/>
              <w:rPr>
                <w:ins w:id="772" w:author="Li Jianfeng" w:date="2026-09-15T19:44:00Z" w16du:dateUtc="2026-09-15T11:44:00Z"/>
                <w:rFonts w:eastAsiaTheme="minorEastAsia" w:hint="eastAsia"/>
                <w:sz w:val="20"/>
                <w:szCs w:val="20"/>
                <w:rPrChange w:id="773" w:author="Li Jianfeng" w:date="2026-09-15T20:03:00Z" w16du:dateUtc="2026-09-15T12:03:00Z">
                  <w:rPr>
                    <w:ins w:id="774" w:author="Li Jianfeng" w:date="2026-09-15T19:44:00Z" w16du:dateUtc="2026-09-15T11:44:00Z"/>
                    <w:b/>
                    <w:sz w:val="18"/>
                  </w:rPr>
                </w:rPrChange>
              </w:rPr>
            </w:pPr>
            <w:ins w:id="775" w:author="Li Jianfeng" w:date="2026-09-15T19:44:00Z" w16du:dateUtc="2026-09-15T11:44:00Z">
              <w:r w:rsidRPr="00AD11A4">
                <w:rPr>
                  <w:b/>
                  <w:sz w:val="20"/>
                  <w:szCs w:val="20"/>
                  <w:rPrChange w:id="776" w:author="Li Jianfeng" w:date="2026-09-15T20:03:00Z" w16du:dateUtc="2026-09-15T12:03:00Z">
                    <w:rPr>
                      <w:b/>
                      <w:sz w:val="18"/>
                    </w:rPr>
                  </w:rPrChange>
                </w:rPr>
                <w:t>Customer Relationships</w:t>
              </w:r>
            </w:ins>
          </w:p>
        </w:tc>
        <w:tc>
          <w:tcPr>
            <w:tcW w:w="7512" w:type="dxa"/>
            <w:gridSpan w:val="5"/>
            <w:tcPrChange w:id="777" w:author="Li Jianfeng" w:date="2026-09-15T19:48:00Z" w16du:dateUtc="2026-09-15T11:48:00Z">
              <w:tcPr>
                <w:tcW w:w="7395" w:type="dxa"/>
                <w:gridSpan w:val="6"/>
              </w:tcPr>
            </w:tcPrChange>
          </w:tcPr>
          <w:p w14:paraId="0E1EDD4A" w14:textId="3CE1B167" w:rsidR="00666775" w:rsidRPr="00AD11A4" w:rsidRDefault="00600531" w:rsidP="00600531">
            <w:pPr>
              <w:spacing w:after="40"/>
              <w:jc w:val="both"/>
              <w:rPr>
                <w:ins w:id="778" w:author="Li Jianfeng" w:date="2026-09-15T19:44:00Z" w16du:dateUtc="2026-09-15T11:44:00Z"/>
                <w:sz w:val="20"/>
                <w:szCs w:val="20"/>
                <w:rPrChange w:id="779" w:author="Li Jianfeng" w:date="2026-09-15T20:03:00Z" w16du:dateUtc="2026-09-15T12:03:00Z">
                  <w:rPr>
                    <w:ins w:id="780" w:author="Li Jianfeng" w:date="2026-09-15T19:44:00Z" w16du:dateUtc="2026-09-15T11:44:00Z"/>
                    <w:sz w:val="18"/>
                  </w:rPr>
                </w:rPrChange>
              </w:rPr>
            </w:pPr>
            <w:ins w:id="781" w:author="Li Jianfeng" w:date="2026-09-15T19:44:00Z" w16du:dateUtc="2026-09-15T11:44:00Z">
              <w:r w:rsidRPr="00AD11A4">
                <w:rPr>
                  <w:sz w:val="20"/>
                  <w:szCs w:val="20"/>
                  <w:rPrChange w:id="782" w:author="Li Jianfeng" w:date="2026-09-15T20:03:00Z" w16du:dateUtc="2026-09-15T12:03:00Z">
                    <w:rPr>
                      <w:sz w:val="18"/>
                    </w:rPr>
                  </w:rPrChange>
                </w:rPr>
                <w:t>Joint definition of the event class and the indicators assessed.</w:t>
              </w:r>
              <w:r w:rsidRPr="00AD11A4">
                <w:rPr>
                  <w:rFonts w:eastAsiaTheme="minorEastAsia" w:hint="eastAsia"/>
                  <w:sz w:val="20"/>
                  <w:szCs w:val="20"/>
                  <w:rPrChange w:id="783" w:author="Li Jianfeng" w:date="2026-09-15T20:03:00Z" w16du:dateUtc="2026-09-15T12:03:00Z">
                    <w:rPr>
                      <w:rFonts w:eastAsiaTheme="minorEastAsia" w:hint="eastAsia"/>
                    </w:rPr>
                  </w:rPrChange>
                </w:rPr>
                <w:t xml:space="preserve"> </w:t>
              </w:r>
              <w:r w:rsidRPr="00AD11A4">
                <w:rPr>
                  <w:sz w:val="20"/>
                  <w:szCs w:val="20"/>
                  <w:rPrChange w:id="784" w:author="Li Jianfeng" w:date="2026-09-15T20:03:00Z" w16du:dateUtc="2026-09-15T12:03:00Z">
                    <w:rPr>
                      <w:sz w:val="18"/>
                    </w:rPr>
                  </w:rPrChange>
                </w:rPr>
                <w:t>A paid configuration project per product line.</w:t>
              </w:r>
              <w:r w:rsidRPr="00AD11A4">
                <w:rPr>
                  <w:rFonts w:eastAsiaTheme="minorEastAsia" w:hint="eastAsia"/>
                  <w:sz w:val="20"/>
                  <w:szCs w:val="20"/>
                  <w:rPrChange w:id="785" w:author="Li Jianfeng" w:date="2026-09-15T20:03:00Z" w16du:dateUtc="2026-09-15T12:03:00Z">
                    <w:rPr>
                      <w:rFonts w:eastAsiaTheme="minorEastAsia" w:hint="eastAsia"/>
                    </w:rPr>
                  </w:rPrChange>
                </w:rPr>
                <w:t xml:space="preserve"> </w:t>
              </w:r>
              <w:r w:rsidRPr="00AD11A4">
                <w:rPr>
                  <w:sz w:val="20"/>
                  <w:szCs w:val="20"/>
                  <w:rPrChange w:id="786" w:author="Li Jianfeng" w:date="2026-09-15T20:03:00Z" w16du:dateUtc="2026-09-15T12:03:00Z">
                    <w:rPr>
                      <w:sz w:val="18"/>
                    </w:rPr>
                  </w:rPrChange>
                </w:rPr>
                <w:t>Per-endpoint licensing or module supply, then annual support and re-characterisation.</w:t>
              </w:r>
              <w:r w:rsidRPr="00AD11A4">
                <w:rPr>
                  <w:rFonts w:eastAsiaTheme="minorEastAsia" w:hint="eastAsia"/>
                  <w:sz w:val="20"/>
                  <w:szCs w:val="20"/>
                  <w:rPrChange w:id="787" w:author="Li Jianfeng" w:date="2026-09-15T20:03:00Z" w16du:dateUtc="2026-09-15T12:03:00Z">
                    <w:rPr>
                      <w:rFonts w:eastAsiaTheme="minorEastAsia" w:hint="eastAsia"/>
                    </w:rPr>
                  </w:rPrChange>
                </w:rPr>
                <w:t xml:space="preserve"> </w:t>
              </w:r>
              <w:r w:rsidRPr="00AD11A4">
                <w:rPr>
                  <w:sz w:val="20"/>
                  <w:szCs w:val="20"/>
                  <w:highlight w:val="yellow"/>
                  <w:rPrChange w:id="788" w:author="Li Jianfeng" w:date="2026-09-15T20:03:00Z" w16du:dateUtc="2026-09-15T12:03:00Z">
                    <w:rPr>
                      <w:sz w:val="18"/>
                      <w:highlight w:val="yellow"/>
                    </w:rPr>
                  </w:rPrChange>
                </w:rPr>
                <w:t>[LOI/support-letter status]</w:t>
              </w:r>
            </w:ins>
          </w:p>
        </w:tc>
      </w:tr>
      <w:tr w:rsidR="00666775" w14:paraId="5D997583" w14:textId="77777777" w:rsidTr="00441E33">
        <w:trPr>
          <w:trHeight w:val="602"/>
          <w:ins w:id="789" w:author="Li Jianfeng" w:date="2026-09-15T19:44:00Z" w16du:dateUtc="2026-09-15T11:44:00Z"/>
          <w:trPrChange w:id="790" w:author="Li Jianfeng" w:date="2026-09-15T19:48:00Z" w16du:dateUtc="2026-09-15T11:48:00Z">
            <w:trPr>
              <w:gridAfter w:val="0"/>
              <w:trHeight w:val="1976"/>
            </w:trPr>
          </w:trPrChange>
        </w:trPr>
        <w:tc>
          <w:tcPr>
            <w:tcW w:w="2122" w:type="dxa"/>
            <w:tcPrChange w:id="791" w:author="Li Jianfeng" w:date="2026-09-15T19:48:00Z" w16du:dateUtc="2026-09-15T11:48:00Z">
              <w:tcPr>
                <w:tcW w:w="1847" w:type="dxa"/>
              </w:tcPr>
            </w:tcPrChange>
          </w:tcPr>
          <w:p w14:paraId="3C26C8AC" w14:textId="77777777" w:rsidR="00600531" w:rsidRPr="00AD11A4" w:rsidRDefault="00600531" w:rsidP="00600531">
            <w:pPr>
              <w:spacing w:after="40"/>
              <w:jc w:val="both"/>
              <w:rPr>
                <w:ins w:id="792" w:author="Li Jianfeng" w:date="2026-09-15T19:44:00Z" w16du:dateUtc="2026-09-15T11:44:00Z"/>
                <w:sz w:val="20"/>
                <w:szCs w:val="20"/>
                <w:rPrChange w:id="793" w:author="Li Jianfeng" w:date="2026-09-15T20:03:00Z" w16du:dateUtc="2026-09-15T12:03:00Z">
                  <w:rPr>
                    <w:ins w:id="794" w:author="Li Jianfeng" w:date="2026-09-15T19:44:00Z" w16du:dateUtc="2026-09-15T11:44:00Z"/>
                  </w:rPr>
                </w:rPrChange>
              </w:rPr>
            </w:pPr>
            <w:ins w:id="795" w:author="Li Jianfeng" w:date="2026-09-15T19:44:00Z" w16du:dateUtc="2026-09-15T11:44:00Z">
              <w:r w:rsidRPr="00AD11A4">
                <w:rPr>
                  <w:b/>
                  <w:sz w:val="20"/>
                  <w:szCs w:val="20"/>
                  <w:rPrChange w:id="796" w:author="Li Jianfeng" w:date="2026-09-15T20:03:00Z" w16du:dateUtc="2026-09-15T12:03:00Z">
                    <w:rPr>
                      <w:b/>
                      <w:sz w:val="18"/>
                    </w:rPr>
                  </w:rPrChange>
                </w:rPr>
                <w:t>Channels</w:t>
              </w:r>
            </w:ins>
          </w:p>
          <w:p w14:paraId="43947C3B" w14:textId="77777777" w:rsidR="00666775" w:rsidRPr="00AD11A4" w:rsidRDefault="00666775" w:rsidP="00666775">
            <w:pPr>
              <w:spacing w:after="40"/>
              <w:jc w:val="both"/>
              <w:rPr>
                <w:ins w:id="797" w:author="Li Jianfeng" w:date="2026-09-15T19:44:00Z" w16du:dateUtc="2026-09-15T11:44:00Z"/>
                <w:b/>
                <w:sz w:val="20"/>
                <w:szCs w:val="20"/>
                <w:rPrChange w:id="798" w:author="Li Jianfeng" w:date="2026-09-15T20:03:00Z" w16du:dateUtc="2026-09-15T12:03:00Z">
                  <w:rPr>
                    <w:ins w:id="799" w:author="Li Jianfeng" w:date="2026-09-15T19:44:00Z" w16du:dateUtc="2026-09-15T11:44:00Z"/>
                    <w:b/>
                    <w:sz w:val="18"/>
                  </w:rPr>
                </w:rPrChange>
              </w:rPr>
            </w:pPr>
          </w:p>
        </w:tc>
        <w:tc>
          <w:tcPr>
            <w:tcW w:w="7512" w:type="dxa"/>
            <w:gridSpan w:val="5"/>
            <w:tcPrChange w:id="800" w:author="Li Jianfeng" w:date="2026-09-15T19:48:00Z" w16du:dateUtc="2026-09-15T11:48:00Z">
              <w:tcPr>
                <w:tcW w:w="7395" w:type="dxa"/>
                <w:gridSpan w:val="6"/>
              </w:tcPr>
            </w:tcPrChange>
          </w:tcPr>
          <w:p w14:paraId="326EBEC6" w14:textId="4CF84020" w:rsidR="00666775" w:rsidRPr="00AD11A4" w:rsidRDefault="00600531" w:rsidP="00600531">
            <w:pPr>
              <w:spacing w:after="40"/>
              <w:jc w:val="both"/>
              <w:rPr>
                <w:ins w:id="801" w:author="Li Jianfeng" w:date="2026-09-15T19:44:00Z" w16du:dateUtc="2026-09-15T11:44:00Z"/>
                <w:sz w:val="20"/>
                <w:szCs w:val="20"/>
                <w:rPrChange w:id="802" w:author="Li Jianfeng" w:date="2026-09-15T20:03:00Z" w16du:dateUtc="2026-09-15T12:03:00Z">
                  <w:rPr>
                    <w:ins w:id="803" w:author="Li Jianfeng" w:date="2026-09-15T19:44:00Z" w16du:dateUtc="2026-09-15T11:44:00Z"/>
                    <w:sz w:val="18"/>
                  </w:rPr>
                </w:rPrChange>
              </w:rPr>
            </w:pPr>
            <w:ins w:id="804" w:author="Li Jianfeng" w:date="2026-09-15T19:44:00Z" w16du:dateUtc="2026-09-15T11:44:00Z">
              <w:r w:rsidRPr="00AD11A4">
                <w:rPr>
                  <w:sz w:val="20"/>
                  <w:szCs w:val="20"/>
                  <w:rPrChange w:id="805" w:author="Li Jianfeng" w:date="2026-09-15T20:03:00Z" w16du:dateUtc="2026-09-15T12:03:00Z">
                    <w:rPr>
                      <w:sz w:val="18"/>
                    </w:rPr>
                  </w:rPrChange>
                </w:rPr>
                <w:t>Technology licensing to companies that already reach the end user.</w:t>
              </w:r>
              <w:r w:rsidRPr="00AD11A4">
                <w:rPr>
                  <w:rFonts w:eastAsiaTheme="minorEastAsia" w:hint="eastAsia"/>
                  <w:sz w:val="20"/>
                  <w:szCs w:val="20"/>
                  <w:rPrChange w:id="806" w:author="Li Jianfeng" w:date="2026-09-15T20:03:00Z" w16du:dateUtc="2026-09-15T12:03:00Z">
                    <w:rPr>
                      <w:rFonts w:eastAsiaTheme="minorEastAsia" w:hint="eastAsia"/>
                    </w:rPr>
                  </w:rPrChange>
                </w:rPr>
                <w:t xml:space="preserve"> </w:t>
              </w:r>
              <w:r w:rsidRPr="00AD11A4">
                <w:rPr>
                  <w:sz w:val="20"/>
                  <w:szCs w:val="20"/>
                  <w:rPrChange w:id="807" w:author="Li Jianfeng" w:date="2026-09-15T20:03:00Z" w16du:dateUtc="2026-09-15T12:03:00Z">
                    <w:rPr>
                      <w:sz w:val="18"/>
                    </w:rPr>
                  </w:rPrChange>
                </w:rPr>
                <w:t>Per-endpoint licensing; module supply to manufacturers and integrators.</w:t>
              </w:r>
              <w:r w:rsidRPr="00AD11A4">
                <w:rPr>
                  <w:rFonts w:eastAsiaTheme="minorEastAsia" w:hint="eastAsia"/>
                  <w:sz w:val="20"/>
                  <w:szCs w:val="20"/>
                  <w:rPrChange w:id="808" w:author="Li Jianfeng" w:date="2026-09-15T20:03:00Z" w16du:dateUtc="2026-09-15T12:03:00Z">
                    <w:rPr>
                      <w:rFonts w:eastAsiaTheme="minorEastAsia" w:hint="eastAsia"/>
                    </w:rPr>
                  </w:rPrChange>
                </w:rPr>
                <w:t xml:space="preserve"> </w:t>
              </w:r>
              <w:r w:rsidRPr="00AD11A4">
                <w:rPr>
                  <w:sz w:val="20"/>
                  <w:szCs w:val="20"/>
                  <w:rPrChange w:id="809" w:author="Li Jianfeng" w:date="2026-09-15T20:03:00Z" w16du:dateUtc="2026-09-15T12:03:00Z">
                    <w:rPr>
                      <w:sz w:val="18"/>
                    </w:rPr>
                  </w:rPrChange>
                </w:rPr>
                <w:t>Pilot nodes for first proof; Smart FM integration partners; regional partners in Southeast Asia and China.</w:t>
              </w:r>
              <w:r w:rsidRPr="00AD11A4">
                <w:rPr>
                  <w:rFonts w:eastAsiaTheme="minorEastAsia" w:hint="eastAsia"/>
                  <w:sz w:val="20"/>
                  <w:szCs w:val="20"/>
                  <w:rPrChange w:id="810" w:author="Li Jianfeng" w:date="2026-09-15T20:03:00Z" w16du:dateUtc="2026-09-15T12:03:00Z">
                    <w:rPr>
                      <w:rFonts w:eastAsiaTheme="minorEastAsia" w:hint="eastAsia"/>
                    </w:rPr>
                  </w:rPrChange>
                </w:rPr>
                <w:t xml:space="preserve"> </w:t>
              </w:r>
              <w:r w:rsidRPr="00AD11A4">
                <w:rPr>
                  <w:sz w:val="20"/>
                  <w:szCs w:val="20"/>
                  <w:highlight w:val="yellow"/>
                  <w:rPrChange w:id="811" w:author="Li Jianfeng" w:date="2026-09-15T20:03:00Z" w16du:dateUtc="2026-09-15T12:03:00Z">
                    <w:rPr>
                      <w:sz w:val="18"/>
                      <w:highlight w:val="yellow"/>
                    </w:rPr>
                  </w:rPrChange>
                </w:rPr>
                <w:t>[specific channel partners]</w:t>
              </w:r>
            </w:ins>
          </w:p>
        </w:tc>
      </w:tr>
      <w:tr w:rsidR="00600531" w14:paraId="32F85327" w14:textId="77777777" w:rsidTr="00441E33">
        <w:trPr>
          <w:trHeight w:val="797"/>
          <w:ins w:id="812" w:author="Li Jianfeng" w:date="2026-09-15T19:44:00Z" w16du:dateUtc="2026-09-15T11:44:00Z"/>
          <w:trPrChange w:id="813" w:author="Li Jianfeng" w:date="2026-09-15T19:48:00Z" w16du:dateUtc="2026-09-15T11:48:00Z">
            <w:trPr>
              <w:gridAfter w:val="0"/>
              <w:trHeight w:val="1976"/>
            </w:trPr>
          </w:trPrChange>
        </w:trPr>
        <w:tc>
          <w:tcPr>
            <w:tcW w:w="2122" w:type="dxa"/>
            <w:tcPrChange w:id="814" w:author="Li Jianfeng" w:date="2026-09-15T19:48:00Z" w16du:dateUtc="2026-09-15T11:48:00Z">
              <w:tcPr>
                <w:tcW w:w="1847" w:type="dxa"/>
              </w:tcPr>
            </w:tcPrChange>
          </w:tcPr>
          <w:p w14:paraId="4C8FA8CE" w14:textId="77777777" w:rsidR="00600531" w:rsidRPr="00AD11A4" w:rsidRDefault="00600531" w:rsidP="00600531">
            <w:pPr>
              <w:spacing w:after="40"/>
              <w:jc w:val="both"/>
              <w:rPr>
                <w:ins w:id="815" w:author="Li Jianfeng" w:date="2026-09-15T19:44:00Z" w16du:dateUtc="2026-09-15T11:44:00Z"/>
                <w:sz w:val="20"/>
                <w:szCs w:val="20"/>
                <w:rPrChange w:id="816" w:author="Li Jianfeng" w:date="2026-09-15T20:03:00Z" w16du:dateUtc="2026-09-15T12:03:00Z">
                  <w:rPr>
                    <w:ins w:id="817" w:author="Li Jianfeng" w:date="2026-09-15T19:44:00Z" w16du:dateUtc="2026-09-15T11:44:00Z"/>
                  </w:rPr>
                </w:rPrChange>
              </w:rPr>
            </w:pPr>
            <w:ins w:id="818" w:author="Li Jianfeng" w:date="2026-09-15T19:44:00Z" w16du:dateUtc="2026-09-15T11:44:00Z">
              <w:r w:rsidRPr="00AD11A4">
                <w:rPr>
                  <w:b/>
                  <w:sz w:val="20"/>
                  <w:szCs w:val="20"/>
                  <w:rPrChange w:id="819" w:author="Li Jianfeng" w:date="2026-09-15T20:03:00Z" w16du:dateUtc="2026-09-15T12:03:00Z">
                    <w:rPr>
                      <w:b/>
                      <w:sz w:val="18"/>
                    </w:rPr>
                  </w:rPrChange>
                </w:rPr>
                <w:t>Customer Segments</w:t>
              </w:r>
            </w:ins>
          </w:p>
          <w:p w14:paraId="2A59E807" w14:textId="77777777" w:rsidR="00600531" w:rsidRPr="00AD11A4" w:rsidRDefault="00600531" w:rsidP="00600531">
            <w:pPr>
              <w:spacing w:after="40"/>
              <w:jc w:val="both"/>
              <w:rPr>
                <w:ins w:id="820" w:author="Li Jianfeng" w:date="2026-09-15T19:44:00Z" w16du:dateUtc="2026-09-15T11:44:00Z"/>
                <w:b/>
                <w:sz w:val="20"/>
                <w:szCs w:val="20"/>
                <w:rPrChange w:id="821" w:author="Li Jianfeng" w:date="2026-09-15T20:03:00Z" w16du:dateUtc="2026-09-15T12:03:00Z">
                  <w:rPr>
                    <w:ins w:id="822" w:author="Li Jianfeng" w:date="2026-09-15T19:44:00Z" w16du:dateUtc="2026-09-15T11:44:00Z"/>
                    <w:b/>
                    <w:sz w:val="18"/>
                  </w:rPr>
                </w:rPrChange>
              </w:rPr>
            </w:pPr>
          </w:p>
        </w:tc>
        <w:tc>
          <w:tcPr>
            <w:tcW w:w="7512" w:type="dxa"/>
            <w:gridSpan w:val="5"/>
            <w:tcPrChange w:id="823" w:author="Li Jianfeng" w:date="2026-09-15T19:48:00Z" w16du:dateUtc="2026-09-15T11:48:00Z">
              <w:tcPr>
                <w:tcW w:w="7395" w:type="dxa"/>
                <w:gridSpan w:val="6"/>
              </w:tcPr>
            </w:tcPrChange>
          </w:tcPr>
          <w:p w14:paraId="56270BB0" w14:textId="3143776D" w:rsidR="00600531" w:rsidRPr="00AD11A4" w:rsidRDefault="00600531" w:rsidP="00600531">
            <w:pPr>
              <w:spacing w:after="40"/>
              <w:jc w:val="both"/>
              <w:rPr>
                <w:ins w:id="824" w:author="Li Jianfeng" w:date="2026-09-15T19:44:00Z" w16du:dateUtc="2026-09-15T11:44:00Z"/>
                <w:sz w:val="20"/>
                <w:szCs w:val="20"/>
                <w:rPrChange w:id="825" w:author="Li Jianfeng" w:date="2026-09-15T20:03:00Z" w16du:dateUtc="2026-09-15T12:03:00Z">
                  <w:rPr>
                    <w:ins w:id="826" w:author="Li Jianfeng" w:date="2026-09-15T19:44:00Z" w16du:dateUtc="2026-09-15T11:44:00Z"/>
                    <w:sz w:val="18"/>
                  </w:rPr>
                </w:rPrChange>
              </w:rPr>
            </w:pPr>
            <w:ins w:id="827" w:author="Li Jianfeng" w:date="2026-09-15T19:44:00Z" w16du:dateUtc="2026-09-15T11:44:00Z">
              <w:r w:rsidRPr="00AD11A4">
                <w:rPr>
                  <w:sz w:val="20"/>
                  <w:szCs w:val="20"/>
                  <w:rPrChange w:id="828" w:author="Li Jianfeng" w:date="2026-09-15T20:03:00Z" w16du:dateUtc="2026-09-15T12:03:00Z">
                    <w:rPr>
                      <w:sz w:val="18"/>
                    </w:rPr>
                  </w:rPrChange>
                </w:rPr>
                <w:t>First market, for proof: infrastructure and construction monitoring providers and users.</w:t>
              </w:r>
              <w:r w:rsidRPr="00AD11A4">
                <w:rPr>
                  <w:rFonts w:eastAsiaTheme="minorEastAsia" w:hint="eastAsia"/>
                  <w:sz w:val="20"/>
                  <w:szCs w:val="20"/>
                  <w:rPrChange w:id="829" w:author="Li Jianfeng" w:date="2026-09-15T20:03:00Z" w16du:dateUtc="2026-09-15T12:03:00Z">
                    <w:rPr>
                      <w:rFonts w:eastAsiaTheme="minorEastAsia" w:hint="eastAsia"/>
                    </w:rPr>
                  </w:rPrChange>
                </w:rPr>
                <w:t xml:space="preserve"> </w:t>
              </w:r>
              <w:r w:rsidRPr="00AD11A4">
                <w:rPr>
                  <w:sz w:val="20"/>
                  <w:szCs w:val="20"/>
                  <w:rPrChange w:id="830" w:author="Li Jianfeng" w:date="2026-09-15T20:03:00Z" w16du:dateUtc="2026-09-15T12:03:00Z">
                    <w:rPr>
                      <w:sz w:val="18"/>
                    </w:rPr>
                  </w:rPrChange>
                </w:rPr>
                <w:t>Scale-up market: building management and Smart FM providers, integrators and owners.</w:t>
              </w:r>
              <w:r w:rsidRPr="00AD11A4">
                <w:rPr>
                  <w:rFonts w:eastAsiaTheme="minorEastAsia" w:hint="eastAsia"/>
                  <w:sz w:val="20"/>
                  <w:szCs w:val="20"/>
                  <w:rPrChange w:id="831" w:author="Li Jianfeng" w:date="2026-09-15T20:03:00Z" w16du:dateUtc="2026-09-15T12:03:00Z">
                    <w:rPr>
                      <w:rFonts w:eastAsiaTheme="minorEastAsia" w:hint="eastAsia"/>
                    </w:rPr>
                  </w:rPrChange>
                </w:rPr>
                <w:t xml:space="preserve"> </w:t>
              </w:r>
              <w:r w:rsidRPr="00AD11A4">
                <w:rPr>
                  <w:sz w:val="20"/>
                  <w:szCs w:val="20"/>
                  <w:rPrChange w:id="832" w:author="Li Jianfeng" w:date="2026-09-15T20:03:00Z" w16du:dateUtc="2026-09-15T12:03:00Z">
                    <w:rPr>
                      <w:sz w:val="18"/>
                    </w:rPr>
                  </w:rPrChange>
                </w:rPr>
                <w:t>Outlook beyond this project: industrial condition monitoring; transport and logistics recorders; home and assisted-living safety.</w:t>
              </w:r>
            </w:ins>
          </w:p>
        </w:tc>
      </w:tr>
      <w:tr w:rsidR="00666775" w14:paraId="2546A8B5" w14:textId="77777777" w:rsidTr="008B55FE">
        <w:trPr>
          <w:trHeight w:val="1492"/>
          <w:trPrChange w:id="833" w:author="Li Jianfeng" w:date="2026-09-15T19:46:00Z" w16du:dateUtc="2026-09-15T11:46:00Z">
            <w:trPr>
              <w:gridAfter w:val="0"/>
              <w:trHeight w:val="2313"/>
            </w:trPr>
          </w:trPrChange>
        </w:trPr>
        <w:tc>
          <w:tcPr>
            <w:tcW w:w="4617" w:type="dxa"/>
            <w:gridSpan w:val="3"/>
            <w:tcPrChange w:id="834" w:author="Li Jianfeng" w:date="2026-09-15T19:46:00Z" w16du:dateUtc="2026-09-15T11:46:00Z">
              <w:tcPr>
                <w:tcW w:w="4811" w:type="dxa"/>
                <w:gridSpan w:val="4"/>
              </w:tcPr>
            </w:tcPrChange>
          </w:tcPr>
          <w:p w14:paraId="4A0EBFEB" w14:textId="77777777" w:rsidR="00666775" w:rsidRPr="00AD11A4" w:rsidRDefault="00666775" w:rsidP="00666775">
            <w:pPr>
              <w:spacing w:after="40"/>
              <w:jc w:val="both"/>
              <w:rPr>
                <w:sz w:val="20"/>
                <w:szCs w:val="20"/>
                <w:rPrChange w:id="835" w:author="Li Jianfeng" w:date="2026-09-15T20:03:00Z" w16du:dateUtc="2026-09-15T12:03:00Z">
                  <w:rPr/>
                </w:rPrChange>
              </w:rPr>
            </w:pPr>
            <w:r w:rsidRPr="00AD11A4">
              <w:rPr>
                <w:b/>
                <w:sz w:val="20"/>
                <w:szCs w:val="20"/>
                <w:rPrChange w:id="836" w:author="Li Jianfeng" w:date="2026-09-15T20:03:00Z" w16du:dateUtc="2026-09-15T12:03:00Z">
                  <w:rPr>
                    <w:b/>
                    <w:sz w:val="18"/>
                  </w:rPr>
                </w:rPrChange>
              </w:rPr>
              <w:t>Cost Structure</w:t>
            </w:r>
          </w:p>
          <w:p w14:paraId="0BB8BE69" w14:textId="2A951BBB" w:rsidR="00666775" w:rsidRPr="00AD11A4" w:rsidDel="008B55FE" w:rsidRDefault="00666775" w:rsidP="00666775">
            <w:pPr>
              <w:spacing w:after="40"/>
              <w:jc w:val="both"/>
              <w:rPr>
                <w:del w:id="837" w:author="Li Jianfeng" w:date="2026-09-15T19:45:00Z" w16du:dateUtc="2026-09-15T11:45:00Z"/>
                <w:sz w:val="20"/>
                <w:szCs w:val="20"/>
                <w:rPrChange w:id="838" w:author="Li Jianfeng" w:date="2026-09-15T20:03:00Z" w16du:dateUtc="2026-09-15T12:03:00Z">
                  <w:rPr>
                    <w:del w:id="839" w:author="Li Jianfeng" w:date="2026-09-15T19:45:00Z" w16du:dateUtc="2026-09-15T11:45:00Z"/>
                  </w:rPr>
                </w:rPrChange>
              </w:rPr>
            </w:pPr>
            <w:r w:rsidRPr="00AD11A4">
              <w:rPr>
                <w:sz w:val="20"/>
                <w:szCs w:val="20"/>
                <w:rPrChange w:id="840" w:author="Li Jianfeng" w:date="2026-09-15T20:03:00Z" w16du:dateUtc="2026-09-15T12:03:00Z">
                  <w:rPr>
                    <w:sz w:val="18"/>
                  </w:rPr>
                </w:rPrChange>
              </w:rPr>
              <w:t>One full-time research appointment for the project period - the largest single item.</w:t>
            </w:r>
            <w:ins w:id="841" w:author="Li Jianfeng" w:date="2026-09-15T19:45:00Z" w16du:dateUtc="2026-09-15T11:45:00Z">
              <w:r w:rsidR="008B55FE" w:rsidRPr="00AD11A4">
                <w:rPr>
                  <w:rFonts w:eastAsiaTheme="minorEastAsia" w:hint="eastAsia"/>
                  <w:sz w:val="20"/>
                  <w:szCs w:val="20"/>
                  <w:rPrChange w:id="842" w:author="Li Jianfeng" w:date="2026-09-15T20:03:00Z" w16du:dateUtc="2026-09-15T12:03:00Z">
                    <w:rPr>
                      <w:rFonts w:eastAsiaTheme="minorEastAsia" w:hint="eastAsia"/>
                      <w:sz w:val="18"/>
                    </w:rPr>
                  </w:rPrChange>
                </w:rPr>
                <w:t xml:space="preserve"> </w:t>
              </w:r>
            </w:ins>
          </w:p>
          <w:p w14:paraId="496D898D" w14:textId="2BC3C0E2" w:rsidR="00666775" w:rsidRPr="00AD11A4" w:rsidDel="008B55FE" w:rsidRDefault="00666775" w:rsidP="00666775">
            <w:pPr>
              <w:spacing w:after="40"/>
              <w:jc w:val="both"/>
              <w:rPr>
                <w:del w:id="843" w:author="Li Jianfeng" w:date="2026-09-15T19:45:00Z" w16du:dateUtc="2026-09-15T11:45:00Z"/>
                <w:sz w:val="20"/>
                <w:szCs w:val="20"/>
                <w:rPrChange w:id="844" w:author="Li Jianfeng" w:date="2026-09-15T20:03:00Z" w16du:dateUtc="2026-09-15T12:03:00Z">
                  <w:rPr>
                    <w:del w:id="845" w:author="Li Jianfeng" w:date="2026-09-15T19:45:00Z" w16du:dateUtc="2026-09-15T11:45:00Z"/>
                  </w:rPr>
                </w:rPrChange>
              </w:rPr>
            </w:pPr>
            <w:r w:rsidRPr="00AD11A4">
              <w:rPr>
                <w:sz w:val="20"/>
                <w:szCs w:val="20"/>
                <w:rPrChange w:id="846" w:author="Li Jianfeng" w:date="2026-09-15T20:03:00Z" w16du:dateUtc="2026-09-15T12:03:00Z">
                  <w:rPr>
                    <w:sz w:val="18"/>
                  </w:rPr>
                </w:rPrChange>
              </w:rPr>
              <w:t>Instrumented testbed, measurement instrumentation and baseline devices for benchmarking.</w:t>
            </w:r>
            <w:ins w:id="847" w:author="Li Jianfeng" w:date="2026-09-15T19:45:00Z" w16du:dateUtc="2026-09-15T11:45:00Z">
              <w:r w:rsidR="008B55FE" w:rsidRPr="00AD11A4">
                <w:rPr>
                  <w:rFonts w:eastAsiaTheme="minorEastAsia" w:hint="eastAsia"/>
                  <w:sz w:val="20"/>
                  <w:szCs w:val="20"/>
                  <w:rPrChange w:id="848" w:author="Li Jianfeng" w:date="2026-09-15T20:03:00Z" w16du:dateUtc="2026-09-15T12:03:00Z">
                    <w:rPr>
                      <w:rFonts w:eastAsiaTheme="minorEastAsia" w:hint="eastAsia"/>
                      <w:sz w:val="18"/>
                    </w:rPr>
                  </w:rPrChange>
                </w:rPr>
                <w:t xml:space="preserve"> </w:t>
              </w:r>
            </w:ins>
          </w:p>
          <w:p w14:paraId="0A42C409" w14:textId="312C6EAE" w:rsidR="00666775" w:rsidRPr="00AD11A4" w:rsidDel="008B55FE" w:rsidRDefault="00666775" w:rsidP="00666775">
            <w:pPr>
              <w:spacing w:after="40"/>
              <w:jc w:val="both"/>
              <w:rPr>
                <w:del w:id="849" w:author="Li Jianfeng" w:date="2026-09-15T19:45:00Z" w16du:dateUtc="2026-09-15T11:45:00Z"/>
                <w:sz w:val="20"/>
                <w:szCs w:val="20"/>
                <w:rPrChange w:id="850" w:author="Li Jianfeng" w:date="2026-09-15T20:03:00Z" w16du:dateUtc="2026-09-15T12:03:00Z">
                  <w:rPr>
                    <w:del w:id="851" w:author="Li Jianfeng" w:date="2026-09-15T19:45:00Z" w16du:dateUtc="2026-09-15T11:45:00Z"/>
                  </w:rPr>
                </w:rPrChange>
              </w:rPr>
            </w:pPr>
            <w:r w:rsidRPr="00AD11A4">
              <w:rPr>
                <w:sz w:val="20"/>
                <w:szCs w:val="20"/>
                <w:rPrChange w:id="852" w:author="Li Jianfeng" w:date="2026-09-15T20:03:00Z" w16du:dateUtc="2026-09-15T12:03:00Z">
                  <w:rPr>
                    <w:sz w:val="18"/>
                  </w:rPr>
                </w:rPrChange>
              </w:rPr>
              <w:t>Reference-module fabrication, components, testing and design-for-manufacture review.</w:t>
            </w:r>
            <w:ins w:id="853" w:author="Li Jianfeng" w:date="2026-09-15T19:45:00Z" w16du:dateUtc="2026-09-15T11:45:00Z">
              <w:r w:rsidR="008B55FE" w:rsidRPr="00AD11A4">
                <w:rPr>
                  <w:rFonts w:eastAsiaTheme="minorEastAsia" w:hint="eastAsia"/>
                  <w:sz w:val="20"/>
                  <w:szCs w:val="20"/>
                  <w:rPrChange w:id="854" w:author="Li Jianfeng" w:date="2026-09-15T20:03:00Z" w16du:dateUtc="2026-09-15T12:03:00Z">
                    <w:rPr>
                      <w:rFonts w:eastAsiaTheme="minorEastAsia" w:hint="eastAsia"/>
                      <w:sz w:val="18"/>
                    </w:rPr>
                  </w:rPrChange>
                </w:rPr>
                <w:t xml:space="preserve"> </w:t>
              </w:r>
            </w:ins>
          </w:p>
          <w:p w14:paraId="3E6750A1" w14:textId="77777777" w:rsidR="00666775" w:rsidRPr="00AD11A4" w:rsidRDefault="00666775" w:rsidP="00666775">
            <w:pPr>
              <w:spacing w:after="40"/>
              <w:jc w:val="both"/>
              <w:rPr>
                <w:sz w:val="20"/>
                <w:szCs w:val="20"/>
                <w:rPrChange w:id="855" w:author="Li Jianfeng" w:date="2026-09-15T20:03:00Z" w16du:dateUtc="2026-09-15T12:03:00Z">
                  <w:rPr/>
                </w:rPrChange>
              </w:rPr>
            </w:pPr>
            <w:r w:rsidRPr="00AD11A4">
              <w:rPr>
                <w:sz w:val="20"/>
                <w:szCs w:val="20"/>
                <w:rPrChange w:id="856" w:author="Li Jianfeng" w:date="2026-09-15T20:03:00Z" w16du:dateUtc="2026-09-15T12:03:00Z">
                  <w:rPr>
                    <w:sz w:val="18"/>
                  </w:rPr>
                </w:rPrChange>
              </w:rPr>
              <w:t>Pilot, integration and partner engagement; after the project, support and re-characterisation.</w:t>
            </w:r>
          </w:p>
        </w:tc>
        <w:tc>
          <w:tcPr>
            <w:tcW w:w="5017" w:type="dxa"/>
            <w:gridSpan w:val="3"/>
            <w:tcPrChange w:id="857" w:author="Li Jianfeng" w:date="2026-09-15T19:46:00Z" w16du:dateUtc="2026-09-15T11:46:00Z">
              <w:tcPr>
                <w:tcW w:w="4811" w:type="dxa"/>
                <w:gridSpan w:val="3"/>
              </w:tcPr>
            </w:tcPrChange>
          </w:tcPr>
          <w:p w14:paraId="32E56454" w14:textId="77777777" w:rsidR="00666775" w:rsidRPr="00AD11A4" w:rsidRDefault="00666775" w:rsidP="00666775">
            <w:pPr>
              <w:spacing w:after="40"/>
              <w:jc w:val="both"/>
              <w:rPr>
                <w:sz w:val="20"/>
                <w:szCs w:val="20"/>
                <w:rPrChange w:id="858" w:author="Li Jianfeng" w:date="2026-09-15T20:03:00Z" w16du:dateUtc="2026-09-15T12:03:00Z">
                  <w:rPr/>
                </w:rPrChange>
              </w:rPr>
            </w:pPr>
            <w:r w:rsidRPr="00AD11A4">
              <w:rPr>
                <w:b/>
                <w:sz w:val="20"/>
                <w:szCs w:val="20"/>
                <w:rPrChange w:id="859" w:author="Li Jianfeng" w:date="2026-09-15T20:03:00Z" w16du:dateUtc="2026-09-15T12:03:00Z">
                  <w:rPr>
                    <w:b/>
                    <w:sz w:val="18"/>
                  </w:rPr>
                </w:rPrChange>
              </w:rPr>
              <w:t>Revenue Streams</w:t>
            </w:r>
          </w:p>
          <w:p w14:paraId="1C8D15A5" w14:textId="276C62C6" w:rsidR="00666775" w:rsidRPr="00AD11A4" w:rsidDel="008B55FE" w:rsidRDefault="00666775" w:rsidP="00666775">
            <w:pPr>
              <w:spacing w:after="40"/>
              <w:jc w:val="both"/>
              <w:rPr>
                <w:del w:id="860" w:author="Li Jianfeng" w:date="2026-09-15T19:45:00Z" w16du:dateUtc="2026-09-15T11:45:00Z"/>
                <w:sz w:val="20"/>
                <w:szCs w:val="20"/>
                <w:rPrChange w:id="861" w:author="Li Jianfeng" w:date="2026-09-15T20:03:00Z" w16du:dateUtc="2026-09-15T12:03:00Z">
                  <w:rPr>
                    <w:del w:id="862" w:author="Li Jianfeng" w:date="2026-09-15T19:45:00Z" w16du:dateUtc="2026-09-15T11:45:00Z"/>
                  </w:rPr>
                </w:rPrChange>
              </w:rPr>
            </w:pPr>
            <w:r w:rsidRPr="00AD11A4">
              <w:rPr>
                <w:sz w:val="20"/>
                <w:szCs w:val="20"/>
                <w:rPrChange w:id="863" w:author="Li Jianfeng" w:date="2026-09-15T20:03:00Z" w16du:dateUtc="2026-09-15T12:03:00Z">
                  <w:rPr>
                    <w:sz w:val="18"/>
                  </w:rPr>
                </w:rPrChange>
              </w:rPr>
              <w:t>Per-endpoint software and firmware licences, scaling with the licensee's installed base.</w:t>
            </w:r>
            <w:ins w:id="864" w:author="Li Jianfeng" w:date="2026-09-15T19:45:00Z" w16du:dateUtc="2026-09-15T11:45:00Z">
              <w:r w:rsidR="008B55FE" w:rsidRPr="00AD11A4">
                <w:rPr>
                  <w:rFonts w:eastAsiaTheme="minorEastAsia" w:hint="eastAsia"/>
                  <w:sz w:val="20"/>
                  <w:szCs w:val="20"/>
                  <w:rPrChange w:id="865" w:author="Li Jianfeng" w:date="2026-09-15T20:03:00Z" w16du:dateUtc="2026-09-15T12:03:00Z">
                    <w:rPr>
                      <w:rFonts w:eastAsiaTheme="minorEastAsia" w:hint="eastAsia"/>
                      <w:sz w:val="18"/>
                    </w:rPr>
                  </w:rPrChange>
                </w:rPr>
                <w:t xml:space="preserve"> </w:t>
              </w:r>
            </w:ins>
          </w:p>
          <w:p w14:paraId="6B8416A8" w14:textId="5CB9A5A8" w:rsidR="00666775" w:rsidRPr="00AD11A4" w:rsidDel="008B55FE" w:rsidRDefault="00666775" w:rsidP="00666775">
            <w:pPr>
              <w:spacing w:after="40"/>
              <w:jc w:val="both"/>
              <w:rPr>
                <w:del w:id="866" w:author="Li Jianfeng" w:date="2026-09-15T19:45:00Z" w16du:dateUtc="2026-09-15T11:45:00Z"/>
                <w:sz w:val="20"/>
                <w:szCs w:val="20"/>
                <w:rPrChange w:id="867" w:author="Li Jianfeng" w:date="2026-09-15T20:03:00Z" w16du:dateUtc="2026-09-15T12:03:00Z">
                  <w:rPr>
                    <w:del w:id="868" w:author="Li Jianfeng" w:date="2026-09-15T19:45:00Z" w16du:dateUtc="2026-09-15T11:45:00Z"/>
                  </w:rPr>
                </w:rPrChange>
              </w:rPr>
            </w:pPr>
            <w:r w:rsidRPr="00AD11A4">
              <w:rPr>
                <w:sz w:val="20"/>
                <w:szCs w:val="20"/>
                <w:rPrChange w:id="869" w:author="Li Jianfeng" w:date="2026-09-15T20:03:00Z" w16du:dateUtc="2026-09-15T12:03:00Z">
                  <w:rPr>
                    <w:sz w:val="18"/>
                  </w:rPr>
                </w:rPrChange>
              </w:rPr>
              <w:t>Module sales at a unit price, or an equivalent per-unit royalty.</w:t>
            </w:r>
            <w:ins w:id="870" w:author="Li Jianfeng" w:date="2026-09-15T19:45:00Z" w16du:dateUtc="2026-09-15T11:45:00Z">
              <w:r w:rsidR="008B55FE" w:rsidRPr="00AD11A4">
                <w:rPr>
                  <w:rFonts w:eastAsiaTheme="minorEastAsia" w:hint="eastAsia"/>
                  <w:sz w:val="20"/>
                  <w:szCs w:val="20"/>
                  <w:rPrChange w:id="871" w:author="Li Jianfeng" w:date="2026-09-15T20:03:00Z" w16du:dateUtc="2026-09-15T12:03:00Z">
                    <w:rPr>
                      <w:rFonts w:eastAsiaTheme="minorEastAsia" w:hint="eastAsia"/>
                      <w:sz w:val="18"/>
                    </w:rPr>
                  </w:rPrChange>
                </w:rPr>
                <w:t xml:space="preserve"> </w:t>
              </w:r>
            </w:ins>
          </w:p>
          <w:p w14:paraId="45662251" w14:textId="4AF2F1B5" w:rsidR="00666775" w:rsidRPr="00AD11A4" w:rsidDel="008B55FE" w:rsidRDefault="00666775" w:rsidP="00666775">
            <w:pPr>
              <w:spacing w:after="40"/>
              <w:jc w:val="both"/>
              <w:rPr>
                <w:del w:id="872" w:author="Li Jianfeng" w:date="2026-09-15T19:45:00Z" w16du:dateUtc="2026-09-15T11:45:00Z"/>
                <w:sz w:val="20"/>
                <w:szCs w:val="20"/>
                <w:rPrChange w:id="873" w:author="Li Jianfeng" w:date="2026-09-15T20:03:00Z" w16du:dateUtc="2026-09-15T12:03:00Z">
                  <w:rPr>
                    <w:del w:id="874" w:author="Li Jianfeng" w:date="2026-09-15T19:45:00Z" w16du:dateUtc="2026-09-15T11:45:00Z"/>
                  </w:rPr>
                </w:rPrChange>
              </w:rPr>
            </w:pPr>
            <w:r w:rsidRPr="00AD11A4">
              <w:rPr>
                <w:sz w:val="20"/>
                <w:szCs w:val="20"/>
                <w:rPrChange w:id="875" w:author="Li Jianfeng" w:date="2026-09-15T20:03:00Z" w16du:dateUtc="2026-09-15T12:03:00Z">
                  <w:rPr>
                    <w:sz w:val="18"/>
                  </w:rPr>
                </w:rPrChange>
              </w:rPr>
              <w:t>A paid configuration project at the start of each engagement.</w:t>
            </w:r>
            <w:ins w:id="876" w:author="Li Jianfeng" w:date="2026-09-15T19:45:00Z" w16du:dateUtc="2026-09-15T11:45:00Z">
              <w:r w:rsidR="008B55FE" w:rsidRPr="00AD11A4">
                <w:rPr>
                  <w:rFonts w:eastAsiaTheme="minorEastAsia" w:hint="eastAsia"/>
                  <w:sz w:val="20"/>
                  <w:szCs w:val="20"/>
                  <w:rPrChange w:id="877" w:author="Li Jianfeng" w:date="2026-09-15T20:03:00Z" w16du:dateUtc="2026-09-15T12:03:00Z">
                    <w:rPr>
                      <w:rFonts w:eastAsiaTheme="minorEastAsia" w:hint="eastAsia"/>
                      <w:sz w:val="18"/>
                    </w:rPr>
                  </w:rPrChange>
                </w:rPr>
                <w:t xml:space="preserve"> </w:t>
              </w:r>
            </w:ins>
          </w:p>
          <w:p w14:paraId="7A3F5DDB" w14:textId="77777777" w:rsidR="00666775" w:rsidRPr="00AD11A4" w:rsidRDefault="00666775" w:rsidP="00666775">
            <w:pPr>
              <w:spacing w:after="40"/>
              <w:jc w:val="both"/>
              <w:rPr>
                <w:sz w:val="20"/>
                <w:szCs w:val="20"/>
                <w:rPrChange w:id="878" w:author="Li Jianfeng" w:date="2026-09-15T20:03:00Z" w16du:dateUtc="2026-09-15T12:03:00Z">
                  <w:rPr/>
                </w:rPrChange>
              </w:rPr>
            </w:pPr>
            <w:r w:rsidRPr="00AD11A4">
              <w:rPr>
                <w:sz w:val="20"/>
                <w:szCs w:val="20"/>
                <w:rPrChange w:id="879" w:author="Li Jianfeng" w:date="2026-09-15T20:03:00Z" w16du:dateUtc="2026-09-15T12:03:00Z">
                  <w:rPr>
                    <w:sz w:val="18"/>
                  </w:rPr>
                </w:rPrChange>
              </w:rPr>
              <w:t>Annual support, updates and re-characterisation; licensing of know-how and characterisation data.</w:t>
            </w:r>
          </w:p>
        </w:tc>
      </w:tr>
    </w:tbl>
    <w:p w14:paraId="22C2F874" w14:textId="0501D62D" w:rsidR="004257CD" w:rsidDel="008B55FE" w:rsidRDefault="004257CD" w:rsidP="000D5E07">
      <w:pPr>
        <w:jc w:val="both"/>
        <w:rPr>
          <w:del w:id="880" w:author="Li Jianfeng" w:date="2026-09-15T19:45:00Z" w16du:dateUtc="2026-09-15T11:45:00Z"/>
          <w:b/>
          <w:lang w:val="en-GB"/>
        </w:rPr>
      </w:pPr>
    </w:p>
    <w:p w14:paraId="2CC245AB" w14:textId="77777777" w:rsidR="006419F0" w:rsidRPr="006419F0" w:rsidRDefault="006419F0" w:rsidP="000D5E07">
      <w:pPr>
        <w:jc w:val="both"/>
        <w:rPr>
          <w:lang w:val="en-GB"/>
        </w:rPr>
      </w:pPr>
      <w:r w:rsidRPr="006419F0">
        <w:rPr>
          <w:sz w:val="21"/>
          <w:lang w:val="en-GB"/>
        </w:rPr>
        <w:t xml:space="preserve">Suggested </w:t>
      </w:r>
      <w:r>
        <w:rPr>
          <w:sz w:val="21"/>
          <w:lang w:val="en-GB"/>
        </w:rPr>
        <w:t xml:space="preserve">reading </w:t>
      </w:r>
      <w:r w:rsidRPr="006419F0">
        <w:rPr>
          <w:sz w:val="21"/>
          <w:lang w:val="en-GB"/>
        </w:rPr>
        <w:t>references:</w:t>
      </w:r>
    </w:p>
    <w:p w14:paraId="33F78E8F" w14:textId="77777777" w:rsidR="006419F0" w:rsidRPr="006419F0" w:rsidRDefault="006419F0" w:rsidP="000D5E07">
      <w:pPr>
        <w:pStyle w:val="aa"/>
        <w:numPr>
          <w:ilvl w:val="0"/>
          <w:numId w:val="17"/>
        </w:numPr>
        <w:jc w:val="both"/>
        <w:rPr>
          <w:sz w:val="24"/>
          <w:szCs w:val="24"/>
        </w:rPr>
      </w:pPr>
      <w:r w:rsidRPr="006419F0">
        <w:rPr>
          <w:sz w:val="21"/>
          <w:szCs w:val="24"/>
        </w:rPr>
        <w:t>Business Model Generation by Alexander Osterwalder and Yves Pigneur</w:t>
      </w:r>
    </w:p>
    <w:p w14:paraId="3B24CAD5" w14:textId="77777777" w:rsidR="006419F0" w:rsidRPr="006419F0" w:rsidDel="008B55FE" w:rsidRDefault="006419F0" w:rsidP="000D5E07">
      <w:pPr>
        <w:pStyle w:val="aa"/>
        <w:numPr>
          <w:ilvl w:val="0"/>
          <w:numId w:val="17"/>
        </w:numPr>
        <w:spacing w:after="80"/>
        <w:jc w:val="both"/>
        <w:rPr>
          <w:del w:id="881" w:author="Li Jianfeng" w:date="2026-09-15T19:46:00Z" w16du:dateUtc="2026-09-15T11:46:00Z"/>
          <w:sz w:val="24"/>
          <w:szCs w:val="24"/>
        </w:rPr>
      </w:pPr>
      <w:r w:rsidRPr="006419F0">
        <w:rPr>
          <w:sz w:val="21"/>
          <w:szCs w:val="24"/>
        </w:rPr>
        <w:t>Value Proposition Design by Alexander Osterwalder, Yves Pigneur, Greg Bernarda, Alan Smith</w:t>
      </w:r>
    </w:p>
    <w:p w14:paraId="0D8620C7" w14:textId="77777777" w:rsidR="004257CD" w:rsidRPr="008B55FE" w:rsidRDefault="004257CD" w:rsidP="000D5E07">
      <w:pPr>
        <w:pStyle w:val="aa"/>
        <w:numPr>
          <w:ilvl w:val="0"/>
          <w:numId w:val="17"/>
        </w:numPr>
        <w:spacing w:after="80"/>
        <w:jc w:val="both"/>
        <w:rPr>
          <w:rFonts w:eastAsiaTheme="minorEastAsia" w:hint="eastAsia"/>
          <w:rPrChange w:id="882" w:author="Li Jianfeng" w:date="2026-09-15T19:46:00Z" w16du:dateUtc="2026-09-15T11:46:00Z">
            <w:rPr>
              <w:lang w:val="en-GB"/>
            </w:rPr>
          </w:rPrChange>
        </w:rPr>
        <w:pPrChange w:id="883" w:author="Li Jianfeng" w:date="2026-09-15T19:46:00Z" w16du:dateUtc="2026-09-15T11:46:00Z">
          <w:pPr>
            <w:jc w:val="both"/>
          </w:pPr>
        </w:pPrChange>
      </w:pPr>
    </w:p>
    <w:sectPr w:rsidR="004257CD" w:rsidRPr="008B55FE" w:rsidSect="00774B62">
      <w:headerReference w:type="even" r:id="rId17"/>
      <w:headerReference w:type="default" r:id="rId18"/>
      <w:footerReference w:type="even" r:id="rId19"/>
      <w:footerReference w:type="default" r:id="rId20"/>
      <w:headerReference w:type="first" r:id="rId21"/>
      <w:footerReference w:type="first" r:id="rId22"/>
      <w:pgSz w:w="11900" w:h="16840"/>
      <w:pgMar w:top="1021" w:right="1134" w:bottom="1021" w:left="1134" w:header="0" w:footer="624"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Li Jianfeng" w:date="2026-09-15T18:45:00Z" w:initials="LJ">
    <w:p w14:paraId="4C642D0D" w14:textId="77777777" w:rsidR="0009567B" w:rsidRDefault="002E0E68" w:rsidP="0009567B">
      <w:pPr>
        <w:pStyle w:val="af4"/>
      </w:pPr>
      <w:r>
        <w:rPr>
          <w:rStyle w:val="af3"/>
        </w:rPr>
        <w:annotationRef/>
      </w:r>
      <w:r w:rsidR="0009567B">
        <w:rPr>
          <w:rFonts w:hint="eastAsia"/>
        </w:rPr>
        <w:t>似乎不强调最后三个月空白会更好？只有</w:t>
      </w:r>
      <w:r w:rsidR="0009567B">
        <w:t>18</w:t>
      </w:r>
      <w:r w:rsidR="0009567B">
        <w:rPr>
          <w:rFonts w:hint="eastAsia"/>
        </w:rPr>
        <w:t>个月，研究加商业化，时间很短。若删除，需要全文统一。</w:t>
      </w:r>
    </w:p>
  </w:comment>
  <w:comment w:id="97" w:author="Li Jianfeng" w:date="2026-09-15T19:53:00Z" w:initials="LJ">
    <w:p w14:paraId="1312F280" w14:textId="15E29C69" w:rsidR="00C112AE" w:rsidRDefault="00AC7317" w:rsidP="00C112AE">
      <w:pPr>
        <w:pStyle w:val="af4"/>
      </w:pPr>
      <w:r>
        <w:rPr>
          <w:rStyle w:val="af3"/>
        </w:rPr>
        <w:annotationRef/>
      </w:r>
      <w:r w:rsidR="00C112AE">
        <w:t>AI</w:t>
      </w:r>
      <w:r w:rsidR="00C112AE">
        <w:rPr>
          <w:rFonts w:hint="eastAsia"/>
        </w:rPr>
        <w:t>提示</w:t>
      </w:r>
      <w:r w:rsidR="00C112AE">
        <w:t>false-alarm</w:t>
      </w:r>
      <w:r w:rsidR="00C112AE">
        <w:rPr>
          <w:rFonts w:hint="eastAsia"/>
        </w:rPr>
        <w:t>应改成</w:t>
      </w:r>
      <w:r w:rsidR="00C112AE">
        <w:t>no-fault-found alarms</w:t>
      </w:r>
      <w:r w:rsidR="00C112AE">
        <w:rPr>
          <w:rFonts w:hint="eastAsia"/>
        </w:rPr>
        <w:t>，我不确定，要改的话的全文统一</w:t>
      </w:r>
    </w:p>
  </w:comment>
  <w:comment w:id="110" w:author="Li Jianfeng" w:date="2026-09-15T19:59:00Z" w:initials="LJ">
    <w:p w14:paraId="6E8B8358" w14:textId="394C4464" w:rsidR="00314849" w:rsidRDefault="00314849" w:rsidP="00314849">
      <w:pPr>
        <w:pStyle w:val="af4"/>
      </w:pPr>
      <w:r>
        <w:rPr>
          <w:rStyle w:val="af3"/>
        </w:rPr>
        <w:annotationRef/>
      </w:r>
      <w:r>
        <w:rPr>
          <w:rFonts w:hint="eastAsia"/>
        </w:rPr>
        <w:t>精炼了表格，核查</w:t>
      </w:r>
    </w:p>
  </w:comment>
  <w:comment w:id="350" w:author="#CUI SHUAIWEN#" w:date="2026-09-10T17:41:00Z" w:initials="#S">
    <w:p w14:paraId="0B6D756B" w14:textId="77777777" w:rsidR="00E92E42" w:rsidRDefault="00E92E42" w:rsidP="00E92E42">
      <w:r>
        <w:rPr>
          <w:rStyle w:val="af3"/>
        </w:rPr>
        <w:annotationRef/>
      </w:r>
      <w:r>
        <w:rPr>
          <w:sz w:val="20"/>
          <w:szCs w:val="20"/>
        </w:rPr>
        <w:t>focus on 2-3 taks</w:t>
      </w:r>
    </w:p>
  </w:comment>
  <w:comment w:id="351" w:author="#CUI SHUAIWEN#" w:date="2026-09-10T17:41:00Z" w:initials="#S">
    <w:p w14:paraId="5882331E" w14:textId="77777777" w:rsidR="00E92E42" w:rsidRDefault="00E92E42" w:rsidP="00E92E42">
      <w:r>
        <w:rPr>
          <w:rStyle w:val="af3"/>
        </w:rPr>
        <w:annotationRef/>
      </w:r>
      <w:r>
        <w:rPr>
          <w:sz w:val="20"/>
          <w:szCs w:val="20"/>
        </w:rPr>
        <w:t>robustness</w:t>
      </w:r>
    </w:p>
  </w:comment>
  <w:comment w:id="474" w:author="#CUI SHUAIWEN#" w:date="2026-09-10T17:47:00Z" w:initials="#S">
    <w:p w14:paraId="11DB60C0" w14:textId="77777777" w:rsidR="00E92E42" w:rsidRDefault="00E92E42" w:rsidP="00E92E42">
      <w:r>
        <w:rPr>
          <w:rStyle w:val="af3"/>
        </w:rPr>
        <w:annotationRef/>
      </w:r>
      <w:r>
        <w:rPr>
          <w:sz w:val="20"/>
          <w:szCs w:val="20"/>
        </w:rPr>
        <w:t>every half year; at most 4</w:t>
      </w:r>
    </w:p>
  </w:comment>
  <w:comment w:id="501" w:author="Li Jianfeng" w:date="2026-09-15T20:12:00Z" w:initials="LJ">
    <w:p w14:paraId="3CA6608E" w14:textId="77777777" w:rsidR="004C5C6E" w:rsidRDefault="004C5C6E" w:rsidP="004C5C6E">
      <w:pPr>
        <w:pStyle w:val="af4"/>
      </w:pPr>
      <w:r>
        <w:rPr>
          <w:rStyle w:val="af3"/>
        </w:rPr>
        <w:annotationRef/>
      </w:r>
      <w:r>
        <w:rPr>
          <w:rFonts w:hint="eastAsia"/>
        </w:rPr>
        <w:t>是否是这三阶段，与前文一致</w:t>
      </w:r>
    </w:p>
  </w:comment>
  <w:comment w:id="512" w:author="Li Jianfeng" w:date="2026-09-15T18:54:00Z" w:initials="LJ">
    <w:p w14:paraId="7FA25385" w14:textId="77777777" w:rsidR="00AA0473" w:rsidRDefault="00633077" w:rsidP="00AA0473">
      <w:pPr>
        <w:pStyle w:val="af4"/>
      </w:pPr>
      <w:r>
        <w:rPr>
          <w:rStyle w:val="af3"/>
        </w:rPr>
        <w:annotationRef/>
      </w:r>
      <w:r w:rsidR="00AA0473">
        <w:t>Both event pairings meet the predefined detectability criterion; the engine runs within [MEMORY/LATENCY LIMIT]; and the labelled-data protocol is complete. Milestone</w:t>
      </w:r>
      <w:r w:rsidR="00AA0473">
        <w:rPr>
          <w:rFonts w:hint="eastAsia"/>
        </w:rPr>
        <w:t>最好是有指标量化，目前已经完成的未发表的工作当中的结果也可以。</w:t>
      </w:r>
    </w:p>
  </w:comment>
  <w:comment w:id="528" w:author="Li Jianfeng" w:date="2026-09-15T18:54:00Z" w:initials="LJ">
    <w:p w14:paraId="65D4232F" w14:textId="7A953C80" w:rsidR="00633077" w:rsidRDefault="00633077" w:rsidP="008421B5">
      <w:pPr>
        <w:pStyle w:val="af4"/>
      </w:pPr>
      <w:r>
        <w:rPr>
          <w:rStyle w:val="af3"/>
        </w:rPr>
        <w:annotationRef/>
      </w:r>
      <w:r>
        <w:rPr>
          <w:b/>
          <w:bCs/>
        </w:rPr>
        <w:t>Gate.</w:t>
      </w:r>
      <w:r>
        <w:t xml:space="preserve"> Estimator error is below [X], recall lower bound exceeds [Y], and no-fault-found alarms fall by at least [Z]% against the baseline. </w:t>
      </w:r>
      <w:r>
        <w:rPr>
          <w:rFonts w:hint="eastAsia"/>
        </w:rPr>
        <w:t>可否换成指标？</w:t>
      </w:r>
    </w:p>
  </w:comment>
  <w:comment w:id="554" w:author="Li Jianfeng" w:date="2026-09-15T18:55:00Z" w:initials="LJ">
    <w:p w14:paraId="136756EB" w14:textId="77777777" w:rsidR="00633077" w:rsidRDefault="00633077" w:rsidP="0009567B">
      <w:pPr>
        <w:pStyle w:val="af4"/>
      </w:pPr>
      <w:r>
        <w:rPr>
          <w:rStyle w:val="af3"/>
        </w:rPr>
        <w:annotationRef/>
      </w:r>
      <w:r>
        <w:rPr>
          <w:rFonts w:hint="eastAsia"/>
        </w:rPr>
        <w:t>时间比较短，只有</w:t>
      </w:r>
      <w:r>
        <w:t>18</w:t>
      </w:r>
      <w:r>
        <w:rPr>
          <w:rFonts w:hint="eastAsia"/>
        </w:rPr>
        <w:t>个月，是否充分利用起来，直接用在</w:t>
      </w:r>
      <w:r>
        <w:t>task3</w:t>
      </w:r>
      <w:r>
        <w:rPr>
          <w:rFonts w:hint="eastAsia"/>
        </w:rPr>
        <w:t>。</w:t>
      </w:r>
    </w:p>
  </w:comment>
  <w:comment w:id="559" w:author="Li Jianfeng" w:date="2026-09-15T19:50:00Z" w:initials="LJ">
    <w:p w14:paraId="2036226D" w14:textId="77777777" w:rsidR="00617F12" w:rsidRDefault="00F5399C" w:rsidP="00617F12">
      <w:pPr>
        <w:pStyle w:val="af4"/>
      </w:pPr>
      <w:r>
        <w:rPr>
          <w:rStyle w:val="af3"/>
        </w:rPr>
        <w:annotationRef/>
      </w:r>
      <w:r w:rsidR="00617F12">
        <w:t>Section 2.5</w:t>
      </w:r>
      <w:r w:rsidR="00617F12">
        <w:rPr>
          <w:rFonts w:hint="eastAsia"/>
        </w:rPr>
        <w:t>是竞争者分析，不是风险部分</w:t>
      </w:r>
      <w:r w:rsidR="00617F12">
        <w:t xml:space="preserve"> </w:t>
      </w:r>
      <w:r w:rsidR="00617F12">
        <w:rPr>
          <w:rFonts w:hint="eastAsia"/>
        </w:rPr>
        <w:t>，要复核</w:t>
      </w:r>
    </w:p>
  </w:comment>
  <w:comment w:id="611" w:author="Li Jianfeng" w:date="2026-09-15T20:21:00Z" w:initials="LJ">
    <w:p w14:paraId="0ABD2BD7" w14:textId="77777777" w:rsidR="00613FFD" w:rsidRDefault="00613FFD" w:rsidP="00613FFD">
      <w:pPr>
        <w:pStyle w:val="af4"/>
      </w:pPr>
      <w:r>
        <w:rPr>
          <w:rStyle w:val="af3"/>
        </w:rPr>
        <w:annotationRef/>
      </w:r>
      <w:r>
        <w:rPr>
          <w:rFonts w:hint="eastAsia"/>
        </w:rPr>
        <w:t>重新排版了表格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642D0D" w15:done="0"/>
  <w15:commentEx w15:paraId="1312F280" w15:done="0"/>
  <w15:commentEx w15:paraId="6E8B8358" w15:done="0"/>
  <w15:commentEx w15:paraId="0B6D756B" w15:done="0"/>
  <w15:commentEx w15:paraId="5882331E" w15:paraIdParent="0B6D756B" w15:done="0"/>
  <w15:commentEx w15:paraId="11DB60C0" w15:done="0"/>
  <w15:commentEx w15:paraId="3CA6608E" w15:done="0"/>
  <w15:commentEx w15:paraId="7FA25385" w15:done="0"/>
  <w15:commentEx w15:paraId="65D4232F" w15:done="0"/>
  <w15:commentEx w15:paraId="136756EB" w15:done="0"/>
  <w15:commentEx w15:paraId="2036226D" w15:done="0"/>
  <w15:commentEx w15:paraId="0ABD2B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52B36F" w16cex:dateUtc="2026-09-15T10:45:00Z"/>
  <w16cex:commentExtensible w16cex:durableId="753AB46A" w16cex:dateUtc="2026-09-15T11:53:00Z"/>
  <w16cex:commentExtensible w16cex:durableId="7842ADAB" w16cex:dateUtc="2026-09-15T11:59:00Z"/>
  <w16cex:commentExtensible w16cex:durableId="73DC6746" w16cex:dateUtc="2026-09-10T09:41:00Z"/>
  <w16cex:commentExtensible w16cex:durableId="4ACD773E" w16cex:dateUtc="2026-09-10T09:41:00Z"/>
  <w16cex:commentExtensible w16cex:durableId="41379BAB" w16cex:dateUtc="2026-09-10T09:47:00Z"/>
  <w16cex:commentExtensible w16cex:durableId="0E5E90AC" w16cex:dateUtc="2026-09-15T12:12:00Z"/>
  <w16cex:commentExtensible w16cex:durableId="2B616FFF" w16cex:dateUtc="2026-09-15T10:54:00Z"/>
  <w16cex:commentExtensible w16cex:durableId="4DBB20C7" w16cex:dateUtc="2026-09-15T10:54:00Z"/>
  <w16cex:commentExtensible w16cex:durableId="77C5A270" w16cex:dateUtc="2026-09-15T10:55:00Z"/>
  <w16cex:commentExtensible w16cex:durableId="53DA5431" w16cex:dateUtc="2026-09-15T11:50:00Z"/>
  <w16cex:commentExtensible w16cex:durableId="0B517704" w16cex:dateUtc="2026-09-15T1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642D0D" w16cid:durableId="5552B36F"/>
  <w16cid:commentId w16cid:paraId="1312F280" w16cid:durableId="753AB46A"/>
  <w16cid:commentId w16cid:paraId="6E8B8358" w16cid:durableId="7842ADAB"/>
  <w16cid:commentId w16cid:paraId="0B6D756B" w16cid:durableId="73DC6746"/>
  <w16cid:commentId w16cid:paraId="5882331E" w16cid:durableId="4ACD773E"/>
  <w16cid:commentId w16cid:paraId="11DB60C0" w16cid:durableId="41379BAB"/>
  <w16cid:commentId w16cid:paraId="3CA6608E" w16cid:durableId="0E5E90AC"/>
  <w16cid:commentId w16cid:paraId="7FA25385" w16cid:durableId="2B616FFF"/>
  <w16cid:commentId w16cid:paraId="65D4232F" w16cid:durableId="4DBB20C7"/>
  <w16cid:commentId w16cid:paraId="136756EB" w16cid:durableId="77C5A270"/>
  <w16cid:commentId w16cid:paraId="2036226D" w16cid:durableId="53DA5431"/>
  <w16cid:commentId w16cid:paraId="0ABD2BD7" w16cid:durableId="0B5177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539EA" w14:textId="77777777" w:rsidR="001A0361" w:rsidRDefault="001A0361">
      <w:r>
        <w:separator/>
      </w:r>
    </w:p>
  </w:endnote>
  <w:endnote w:type="continuationSeparator" w:id="0">
    <w:p w14:paraId="04242E33" w14:textId="77777777" w:rsidR="001A0361" w:rsidRDefault="001A0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DA155" w14:textId="77777777" w:rsidR="000F10B4" w:rsidRDefault="000F10B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A443" w14:textId="77777777" w:rsidR="001A1732" w:rsidRDefault="001A1732" w:rsidP="001A1732">
    <w:pPr>
      <w:pStyle w:val="a5"/>
      <w:tabs>
        <w:tab w:val="left" w:pos="-2127"/>
      </w:tabs>
      <w:ind w:hanging="18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7B49" w14:textId="77777777" w:rsidR="00CE63AA" w:rsidRDefault="00CE63AA">
    <w:pPr>
      <w:pStyle w:val="a5"/>
    </w:pPr>
    <w:r w:rsidRPr="001A1732">
      <w:rPr>
        <w:noProof/>
        <w:lang w:val="en-SG"/>
      </w:rPr>
      <w:drawing>
        <wp:anchor distT="0" distB="0" distL="114300" distR="114300" simplePos="0" relativeHeight="251661312" behindDoc="0" locked="0" layoutInCell="1" allowOverlap="1" wp14:anchorId="4FD1DD2C" wp14:editId="411ED2BA">
          <wp:simplePos x="0" y="0"/>
          <wp:positionH relativeFrom="column">
            <wp:posOffset>-596265</wp:posOffset>
          </wp:positionH>
          <wp:positionV relativeFrom="paragraph">
            <wp:posOffset>-625475</wp:posOffset>
          </wp:positionV>
          <wp:extent cx="7391400" cy="904875"/>
          <wp:effectExtent l="0" t="0" r="0" b="9525"/>
          <wp:wrapSquare wrapText="bothSides"/>
          <wp:docPr id="177894916" name="Picture 177894916" descr="FIONA:jpeg HR:FA NTUitive Letterhe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NA:jpeg HR:FA NTUitive Letterhead 2.jpg"/>
                  <pic:cNvPicPr>
                    <a:picLocks noChangeAspect="1" noChangeArrowheads="1"/>
                  </pic:cNvPicPr>
                </pic:nvPicPr>
                <pic:blipFill>
                  <a:blip r:embed="rId1" cstate="print">
                    <a:extLst>
                      <a:ext uri="{28A0092B-C50C-407E-A947-70E740481C1C}">
                        <a14:useLocalDpi xmlns:a14="http://schemas.microsoft.com/office/drawing/2010/main" val="0"/>
                      </a:ext>
                    </a:extLst>
                  </a:blip>
                  <a:srcRect b="23913"/>
                  <a:stretch>
                    <a:fillRect/>
                  </a:stretch>
                </pic:blipFill>
                <pic:spPr bwMode="auto">
                  <a:xfrm>
                    <a:off x="0" y="0"/>
                    <a:ext cx="7391400" cy="9048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B15FE" w14:textId="77777777" w:rsidR="001A0361" w:rsidRDefault="001A0361">
      <w:r>
        <w:separator/>
      </w:r>
    </w:p>
  </w:footnote>
  <w:footnote w:type="continuationSeparator" w:id="0">
    <w:p w14:paraId="0C093E6C" w14:textId="77777777" w:rsidR="001A0361" w:rsidRDefault="001A0361">
      <w:r>
        <w:continuationSeparator/>
      </w:r>
    </w:p>
  </w:footnote>
  <w:footnote w:id="1">
    <w:p w14:paraId="5E0987E5" w14:textId="77777777" w:rsidR="00E4627E" w:rsidRPr="008E565C" w:rsidRDefault="00E4627E" w:rsidP="00E4627E">
      <w:pPr>
        <w:pStyle w:val="af"/>
        <w:rPr>
          <w:sz w:val="16"/>
          <w:szCs w:val="16"/>
          <w:lang w:val="en-GB"/>
          <w:rPrChange w:id="298" w:author="Li Jianfeng" w:date="2026-09-15T20:24:00Z" w16du:dateUtc="2026-09-15T12:24:00Z">
            <w:rPr>
              <w:lang w:val="en-GB"/>
            </w:rPr>
          </w:rPrChange>
        </w:rPr>
      </w:pPr>
      <w:r w:rsidRPr="008E565C">
        <w:rPr>
          <w:rStyle w:val="af1"/>
          <w:sz w:val="16"/>
          <w:szCs w:val="16"/>
          <w:rPrChange w:id="299" w:author="Li Jianfeng" w:date="2026-09-15T20:24:00Z" w16du:dateUtc="2026-09-15T12:24:00Z">
            <w:rPr>
              <w:rStyle w:val="af1"/>
            </w:rPr>
          </w:rPrChange>
        </w:rPr>
        <w:footnoteRef/>
      </w:r>
      <w:r w:rsidRPr="008E565C">
        <w:rPr>
          <w:sz w:val="16"/>
          <w:szCs w:val="16"/>
          <w:rPrChange w:id="300" w:author="Li Jianfeng" w:date="2026-09-15T20:24:00Z" w16du:dateUtc="2026-09-15T12:24:00Z">
            <w:rPr/>
          </w:rPrChange>
        </w:rPr>
        <w:t xml:space="preserve"> This is essentially a process or cycle of introducing a new product into the market. This includes the need to consider how the prototype or device can successfully enter the market in a sustained and long-term manner. It should also consider the likely customers or users of this new technology.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76D0" w14:textId="77777777" w:rsidR="000F10B4" w:rsidRDefault="000F10B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4F34" w14:textId="77777777" w:rsidR="001A1732" w:rsidRDefault="001A1732" w:rsidP="00EC4A65">
    <w:pPr>
      <w:pStyle w:val="a3"/>
      <w:ind w:hanging="180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C801" w14:textId="77777777" w:rsidR="00796B27" w:rsidRDefault="00796B27">
    <w:pPr>
      <w:pStyle w:val="a3"/>
    </w:pPr>
  </w:p>
  <w:p w14:paraId="4914A9A0" w14:textId="77777777" w:rsidR="00796B27" w:rsidRDefault="00796B27">
    <w:pPr>
      <w:pStyle w:val="a3"/>
    </w:pPr>
  </w:p>
  <w:tbl>
    <w:tblPr>
      <w:tblStyle w:val="a7"/>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6294"/>
      <w:gridCol w:w="2126"/>
    </w:tblGrid>
    <w:tr w:rsidR="00774B62" w14:paraId="17F0D45F" w14:textId="77777777" w:rsidTr="00E07E07">
      <w:trPr>
        <w:trHeight w:val="1128"/>
      </w:trPr>
      <w:tc>
        <w:tcPr>
          <w:tcW w:w="1611" w:type="dxa"/>
        </w:tcPr>
        <w:p w14:paraId="38BC421B" w14:textId="77777777" w:rsidR="00774B62" w:rsidRDefault="00774B62" w:rsidP="00796B27">
          <w:pPr>
            <w:pStyle w:val="a3"/>
          </w:pPr>
          <w:r>
            <w:rPr>
              <w:noProof/>
              <w:lang w:val="en-SG"/>
            </w:rPr>
            <w:drawing>
              <wp:inline distT="0" distB="0" distL="0" distR="0" wp14:anchorId="1286D216" wp14:editId="59364A4A">
                <wp:extent cx="885825" cy="90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itive.JPG"/>
                        <pic:cNvPicPr/>
                      </pic:nvPicPr>
                      <pic:blipFill>
                        <a:blip r:embed="rId1">
                          <a:extLst>
                            <a:ext uri="{28A0092B-C50C-407E-A947-70E740481C1C}">
                              <a14:useLocalDpi xmlns:a14="http://schemas.microsoft.com/office/drawing/2010/main" val="0"/>
                            </a:ext>
                          </a:extLst>
                        </a:blip>
                        <a:stretch>
                          <a:fillRect/>
                        </a:stretch>
                      </pic:blipFill>
                      <pic:spPr>
                        <a:xfrm>
                          <a:off x="0" y="0"/>
                          <a:ext cx="885825" cy="903270"/>
                        </a:xfrm>
                        <a:prstGeom prst="rect">
                          <a:avLst/>
                        </a:prstGeom>
                      </pic:spPr>
                    </pic:pic>
                  </a:graphicData>
                </a:graphic>
              </wp:inline>
            </w:drawing>
          </w:r>
        </w:p>
      </w:tc>
      <w:tc>
        <w:tcPr>
          <w:tcW w:w="6294" w:type="dxa"/>
          <w:vAlign w:val="center"/>
        </w:tcPr>
        <w:p w14:paraId="2940DDA0" w14:textId="77777777" w:rsidR="00E07E07" w:rsidRPr="00F84C77" w:rsidRDefault="00774B62" w:rsidP="00E67A3D">
          <w:pPr>
            <w:pStyle w:val="a3"/>
            <w:jc w:val="center"/>
            <w:rPr>
              <w:sz w:val="36"/>
              <w:szCs w:val="36"/>
            </w:rPr>
          </w:pPr>
          <w:r w:rsidRPr="00F84C77">
            <w:rPr>
              <w:sz w:val="36"/>
              <w:szCs w:val="36"/>
            </w:rPr>
            <w:t xml:space="preserve">NTUitive </w:t>
          </w:r>
          <w:r w:rsidR="00144042">
            <w:rPr>
              <w:sz w:val="36"/>
              <w:szCs w:val="36"/>
            </w:rPr>
            <w:t>Gap</w:t>
          </w:r>
          <w:r w:rsidR="006419F0">
            <w:rPr>
              <w:sz w:val="36"/>
              <w:szCs w:val="36"/>
            </w:rPr>
            <w:t xml:space="preserve"> (</w:t>
          </w:r>
          <w:r w:rsidR="00144042">
            <w:rPr>
              <w:sz w:val="36"/>
              <w:szCs w:val="36"/>
            </w:rPr>
            <w:t>POC</w:t>
          </w:r>
          <w:r w:rsidR="006419F0">
            <w:rPr>
              <w:sz w:val="36"/>
              <w:szCs w:val="36"/>
            </w:rPr>
            <w:t>)</w:t>
          </w:r>
          <w:r w:rsidR="00E07E07" w:rsidRPr="00F84C77">
            <w:rPr>
              <w:sz w:val="36"/>
              <w:szCs w:val="36"/>
            </w:rPr>
            <w:t xml:space="preserve"> Fund</w:t>
          </w:r>
        </w:p>
        <w:p w14:paraId="38831878" w14:textId="77777777" w:rsidR="00774B62" w:rsidRPr="00E07E07" w:rsidRDefault="00774B62" w:rsidP="00E67A3D">
          <w:pPr>
            <w:pStyle w:val="a3"/>
            <w:jc w:val="center"/>
            <w:rPr>
              <w:sz w:val="36"/>
              <w:szCs w:val="36"/>
            </w:rPr>
          </w:pPr>
          <w:r w:rsidRPr="00F84C77">
            <w:rPr>
              <w:sz w:val="36"/>
              <w:szCs w:val="36"/>
            </w:rPr>
            <w:t>Application Form</w:t>
          </w:r>
        </w:p>
      </w:tc>
      <w:tc>
        <w:tcPr>
          <w:tcW w:w="2126" w:type="dxa"/>
          <w:vAlign w:val="center"/>
        </w:tcPr>
        <w:p w14:paraId="184E892A" w14:textId="77777777" w:rsidR="00774B62" w:rsidRPr="00796B27" w:rsidRDefault="00774B62" w:rsidP="00774B62">
          <w:pPr>
            <w:pStyle w:val="ab"/>
            <w:spacing w:line="360" w:lineRule="auto"/>
            <w:rPr>
              <w:sz w:val="32"/>
              <w:szCs w:val="32"/>
            </w:rPr>
          </w:pPr>
          <w:r w:rsidRPr="00774B62">
            <w:rPr>
              <w:noProof/>
              <w:sz w:val="18"/>
              <w:szCs w:val="18"/>
              <w:lang w:val="en-SG"/>
            </w:rPr>
            <mc:AlternateContent>
              <mc:Choice Requires="wps">
                <w:drawing>
                  <wp:anchor distT="0" distB="0" distL="114300" distR="114300" simplePos="0" relativeHeight="251663360" behindDoc="0" locked="0" layoutInCell="1" allowOverlap="1" wp14:anchorId="12CCF0D9" wp14:editId="5B4060E3">
                    <wp:simplePos x="0" y="0"/>
                    <wp:positionH relativeFrom="column">
                      <wp:posOffset>-64770</wp:posOffset>
                    </wp:positionH>
                    <wp:positionV relativeFrom="paragraph">
                      <wp:posOffset>-43180</wp:posOffset>
                    </wp:positionV>
                    <wp:extent cx="13049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03985"/>
                            </a:xfrm>
                            <a:prstGeom prst="rect">
                              <a:avLst/>
                            </a:prstGeom>
                            <a:solidFill>
                              <a:srgbClr val="FFFFFF"/>
                            </a:solidFill>
                            <a:ln w="9525">
                              <a:solidFill>
                                <a:srgbClr val="000000"/>
                              </a:solidFill>
                              <a:miter lim="800000"/>
                              <a:headEnd/>
                              <a:tailEnd/>
                            </a:ln>
                          </wps:spPr>
                          <wps:txbx>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CCF0D9" id="_x0000_t202" coordsize="21600,21600" o:spt="202" path="m,l,21600r21600,l21600,xe">
                    <v:stroke joinstyle="miter"/>
                    <v:path gradientshapeok="t" o:connecttype="rect"/>
                  </v:shapetype>
                  <v:shape id="Text Box 2" o:spid="_x0000_s1026" type="#_x0000_t202" style="position:absolute;margin-left:-5.1pt;margin-top:-3.4pt;width:102.75pt;height:11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8RDwIAACAEAAAOAAAAZHJzL2Uyb0RvYy54bWysU9tu2zAMfR+wfxD0vthJky0x4hRdugwD&#10;ugvQ7QNoWY6FyaImKbG7rx+luGl2wR6G+UEQTerw8JBcXw+dZkfpvEJT8ukk50wagbUy+5J/+bx7&#10;seTMBzA1aDSy5A/S8+vN82fr3hZyhi3qWjpGIMYXvS15G4ItssyLVnbgJ2ilIWeDroNApttntYOe&#10;0DudzfL8Zdajq61DIb2nv7cnJ98k/KaRInxsGi8D0yUnbiGdLp1VPLPNGoq9A9sqMdKAf2DRgTKU&#10;9Ax1CwHYwanfoDolHHpswkRgl2HTKCFTDVTNNP+lmvsWrEy1kDjenmXy/w9WfDje20+OheE1DtTA&#10;VIS3dyi+emZw24LZyxvnsG8l1JR4GiXLeuuL8WmU2hc+glT9e6ypyXAImICGxnVRFaqTETo14OEs&#10;uhwCEzHlVT5fzRacCfJN5/nVarlIOaB4fG6dD28ldixeSu6oqwkejnc+RDpQPIbEbB61qndK62S4&#10;fbXVjh2BJmCXvhH9pzBtWF/y1YKI/B0iT9+fIDoVaJS16kq+PAdBEXV7Y+o0aAGUPt2JsjajkFG7&#10;k4phqAYKjIJWWD+QpA5PI0srRpcW3XfOehrXkvtvB3CSM/3OUFtW0/k8zncy5otXMzLcpae69IAR&#10;BFXywNnpug1pJ1Lp9obat1NJ2CcmI1caw6T3uDJxzi/tFPW02JsfAAAA//8DAFBLAwQUAAYACAAA&#10;ACEAevViTeAAAAAKAQAADwAAAGRycy9kb3ducmV2LnhtbEyPwW7CMAyG75P2DpEn7QZpy0Csa4qm&#10;Ic5jbNLELU1MU9E4XRNK2dMvnNjNlj/9/v5iNdqWDdj7xpGAdJoAQ1JON1QL+PrcTJbAfJCkZesI&#10;BVzQw6q8vytkrt2ZPnDYhZrFEPK5FGBC6HLOvTJopZ+6DineDq63MsS1r7nu5TmG25ZnSbLgVjYU&#10;PxjZ4ZtBddydrAC/3v506rCtjkZfft/Xw1x9b/ZCPD6Mry/AAo7hBsNVP6pDGZ0qdyLtWStgkiZZ&#10;ROOwiBWuwPN8BqwSkKVPM+Blwf9XKP8AAAD//wMAUEsBAi0AFAAGAAgAAAAhALaDOJL+AAAA4QEA&#10;ABMAAAAAAAAAAAAAAAAAAAAAAFtDb250ZW50X1R5cGVzXS54bWxQSwECLQAUAAYACAAAACEAOP0h&#10;/9YAAACUAQAACwAAAAAAAAAAAAAAAAAvAQAAX3JlbHMvLnJlbHNQSwECLQAUAAYACAAAACEAILff&#10;EQ8CAAAgBAAADgAAAAAAAAAAAAAAAAAuAgAAZHJzL2Uyb0RvYy54bWxQSwECLQAUAAYACAAAACEA&#10;evViTeAAAAAKAQAADwAAAAAAAAAAAAAAAABpBAAAZHJzL2Rvd25yZXYueG1sUEsFBgAAAAAEAAQA&#10;8wAAAHYFAAAAAA==&#10;">
                    <v:textbox style="mso-fit-shape-to-text:t">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v:textbox>
                  </v:shape>
                </w:pict>
              </mc:Fallback>
            </mc:AlternateContent>
          </w:r>
          <w:r>
            <w:rPr>
              <w:sz w:val="18"/>
              <w:szCs w:val="18"/>
            </w:rPr>
            <w:t xml:space="preserve"> </w:t>
          </w:r>
        </w:p>
      </w:tc>
    </w:tr>
  </w:tbl>
  <w:p w14:paraId="0D0FF843" w14:textId="77777777" w:rsidR="00796B27" w:rsidRDefault="00796B27" w:rsidP="00796B2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2D6"/>
    <w:multiLevelType w:val="hybridMultilevel"/>
    <w:tmpl w:val="8BE2C31A"/>
    <w:lvl w:ilvl="0" w:tplc="9918C636">
      <w:start w:val="1"/>
      <w:numFmt w:val="lowerLetter"/>
      <w:lvlText w:val="%1)"/>
      <w:lvlJc w:val="left"/>
      <w:pPr>
        <w:ind w:left="-1080" w:hanging="360"/>
      </w:pPr>
      <w:rPr>
        <w:rFonts w:hint="default"/>
      </w:rPr>
    </w:lvl>
    <w:lvl w:ilvl="1" w:tplc="48090019" w:tentative="1">
      <w:start w:val="1"/>
      <w:numFmt w:val="lowerLetter"/>
      <w:lvlText w:val="%2."/>
      <w:lvlJc w:val="left"/>
      <w:pPr>
        <w:ind w:left="-360" w:hanging="360"/>
      </w:pPr>
    </w:lvl>
    <w:lvl w:ilvl="2" w:tplc="4809001B" w:tentative="1">
      <w:start w:val="1"/>
      <w:numFmt w:val="lowerRoman"/>
      <w:lvlText w:val="%3."/>
      <w:lvlJc w:val="right"/>
      <w:pPr>
        <w:ind w:left="360" w:hanging="180"/>
      </w:pPr>
    </w:lvl>
    <w:lvl w:ilvl="3" w:tplc="4809000F" w:tentative="1">
      <w:start w:val="1"/>
      <w:numFmt w:val="decimal"/>
      <w:lvlText w:val="%4."/>
      <w:lvlJc w:val="left"/>
      <w:pPr>
        <w:ind w:left="1080" w:hanging="360"/>
      </w:pPr>
    </w:lvl>
    <w:lvl w:ilvl="4" w:tplc="48090019" w:tentative="1">
      <w:start w:val="1"/>
      <w:numFmt w:val="lowerLetter"/>
      <w:lvlText w:val="%5."/>
      <w:lvlJc w:val="left"/>
      <w:pPr>
        <w:ind w:left="1800" w:hanging="360"/>
      </w:pPr>
    </w:lvl>
    <w:lvl w:ilvl="5" w:tplc="4809001B" w:tentative="1">
      <w:start w:val="1"/>
      <w:numFmt w:val="lowerRoman"/>
      <w:lvlText w:val="%6."/>
      <w:lvlJc w:val="right"/>
      <w:pPr>
        <w:ind w:left="2520" w:hanging="180"/>
      </w:pPr>
    </w:lvl>
    <w:lvl w:ilvl="6" w:tplc="4809000F" w:tentative="1">
      <w:start w:val="1"/>
      <w:numFmt w:val="decimal"/>
      <w:lvlText w:val="%7."/>
      <w:lvlJc w:val="left"/>
      <w:pPr>
        <w:ind w:left="3240" w:hanging="360"/>
      </w:pPr>
    </w:lvl>
    <w:lvl w:ilvl="7" w:tplc="48090019" w:tentative="1">
      <w:start w:val="1"/>
      <w:numFmt w:val="lowerLetter"/>
      <w:lvlText w:val="%8."/>
      <w:lvlJc w:val="left"/>
      <w:pPr>
        <w:ind w:left="3960" w:hanging="360"/>
      </w:pPr>
    </w:lvl>
    <w:lvl w:ilvl="8" w:tplc="4809001B" w:tentative="1">
      <w:start w:val="1"/>
      <w:numFmt w:val="lowerRoman"/>
      <w:lvlText w:val="%9."/>
      <w:lvlJc w:val="right"/>
      <w:pPr>
        <w:ind w:left="4680" w:hanging="180"/>
      </w:pPr>
    </w:lvl>
  </w:abstractNum>
  <w:abstractNum w:abstractNumId="1" w15:restartNumberingAfterBreak="0">
    <w:nsid w:val="0E9407AB"/>
    <w:multiLevelType w:val="hybridMultilevel"/>
    <w:tmpl w:val="F828ADB8"/>
    <w:lvl w:ilvl="0" w:tplc="3572A972">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Times New Roman" w:hAnsi="Times New Roman" w:cs="Times New Roman" w:hint="default"/>
      </w:rPr>
    </w:lvl>
    <w:lvl w:ilvl="2" w:tplc="48090005" w:tentative="1">
      <w:start w:val="1"/>
      <w:numFmt w:val="bullet"/>
      <w:lvlText w:val=""/>
      <w:lvlJc w:val="left"/>
      <w:pPr>
        <w:ind w:left="2160" w:hanging="360"/>
      </w:pPr>
      <w:rPr>
        <w:rFonts w:ascii="Times New Roman" w:hAnsi="Times New Roman" w:hint="default"/>
      </w:rPr>
    </w:lvl>
    <w:lvl w:ilvl="3" w:tplc="48090001" w:tentative="1">
      <w:start w:val="1"/>
      <w:numFmt w:val="bullet"/>
      <w:lvlText w:val=""/>
      <w:lvlJc w:val="left"/>
      <w:pPr>
        <w:ind w:left="2880" w:hanging="360"/>
      </w:pPr>
      <w:rPr>
        <w:rFonts w:ascii="Times New Roman" w:hAnsi="Times New Roman" w:hint="default"/>
      </w:rPr>
    </w:lvl>
    <w:lvl w:ilvl="4" w:tplc="48090003" w:tentative="1">
      <w:start w:val="1"/>
      <w:numFmt w:val="bullet"/>
      <w:lvlText w:val="o"/>
      <w:lvlJc w:val="left"/>
      <w:pPr>
        <w:ind w:left="3600" w:hanging="360"/>
      </w:pPr>
      <w:rPr>
        <w:rFonts w:ascii="Times New Roman" w:hAnsi="Times New Roman" w:cs="Times New Roman" w:hint="default"/>
      </w:rPr>
    </w:lvl>
    <w:lvl w:ilvl="5" w:tplc="48090005" w:tentative="1">
      <w:start w:val="1"/>
      <w:numFmt w:val="bullet"/>
      <w:lvlText w:val=""/>
      <w:lvlJc w:val="left"/>
      <w:pPr>
        <w:ind w:left="4320" w:hanging="360"/>
      </w:pPr>
      <w:rPr>
        <w:rFonts w:ascii="Times New Roman" w:hAnsi="Times New Roman" w:hint="default"/>
      </w:rPr>
    </w:lvl>
    <w:lvl w:ilvl="6" w:tplc="48090001" w:tentative="1">
      <w:start w:val="1"/>
      <w:numFmt w:val="bullet"/>
      <w:lvlText w:val=""/>
      <w:lvlJc w:val="left"/>
      <w:pPr>
        <w:ind w:left="5040" w:hanging="360"/>
      </w:pPr>
      <w:rPr>
        <w:rFonts w:ascii="Times New Roman" w:hAnsi="Times New Roman" w:hint="default"/>
      </w:rPr>
    </w:lvl>
    <w:lvl w:ilvl="7" w:tplc="48090003" w:tentative="1">
      <w:start w:val="1"/>
      <w:numFmt w:val="bullet"/>
      <w:lvlText w:val="o"/>
      <w:lvlJc w:val="left"/>
      <w:pPr>
        <w:ind w:left="5760" w:hanging="360"/>
      </w:pPr>
      <w:rPr>
        <w:rFonts w:ascii="Times New Roman" w:hAnsi="Times New Roman" w:cs="Times New Roman" w:hint="default"/>
      </w:rPr>
    </w:lvl>
    <w:lvl w:ilvl="8" w:tplc="48090005" w:tentative="1">
      <w:start w:val="1"/>
      <w:numFmt w:val="bullet"/>
      <w:lvlText w:val=""/>
      <w:lvlJc w:val="left"/>
      <w:pPr>
        <w:ind w:left="6480" w:hanging="360"/>
      </w:pPr>
      <w:rPr>
        <w:rFonts w:ascii="Times New Roman" w:hAnsi="Times New Roman" w:hint="default"/>
      </w:rPr>
    </w:lvl>
  </w:abstractNum>
  <w:abstractNum w:abstractNumId="2" w15:restartNumberingAfterBreak="0">
    <w:nsid w:val="182458D0"/>
    <w:multiLevelType w:val="hybridMultilevel"/>
    <w:tmpl w:val="87D0B3A4"/>
    <w:lvl w:ilvl="0" w:tplc="DC2E556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502E4C"/>
    <w:multiLevelType w:val="hybridMultilevel"/>
    <w:tmpl w:val="B4F6CF0A"/>
    <w:lvl w:ilvl="0" w:tplc="7B5ACF40">
      <w:start w:val="1"/>
      <w:numFmt w:val="decimal"/>
      <w:lvlText w:val="%1."/>
      <w:lvlJc w:val="left"/>
      <w:pPr>
        <w:tabs>
          <w:tab w:val="num" w:pos="1080"/>
        </w:tabs>
        <w:ind w:left="1080" w:hanging="360"/>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AC05DF1"/>
    <w:multiLevelType w:val="hybridMultilevel"/>
    <w:tmpl w:val="6FF802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967636"/>
    <w:multiLevelType w:val="hybridMultilevel"/>
    <w:tmpl w:val="B4104CD6"/>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6" w15:restartNumberingAfterBreak="0">
    <w:nsid w:val="281D13CA"/>
    <w:multiLevelType w:val="hybridMultilevel"/>
    <w:tmpl w:val="B44C4CB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24E24D2"/>
    <w:multiLevelType w:val="hybridMultilevel"/>
    <w:tmpl w:val="F63049D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6575757"/>
    <w:multiLevelType w:val="hybridMultilevel"/>
    <w:tmpl w:val="5E7C2A7C"/>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9" w15:restartNumberingAfterBreak="0">
    <w:nsid w:val="43606EE6"/>
    <w:multiLevelType w:val="hybridMultilevel"/>
    <w:tmpl w:val="37BED2F6"/>
    <w:lvl w:ilvl="0" w:tplc="C3A299EC">
      <w:start w:val="1"/>
      <w:numFmt w:val="bullet"/>
      <w:lvlText w:val=""/>
      <w:lvlJc w:val="left"/>
      <w:pPr>
        <w:ind w:left="720" w:hanging="360"/>
      </w:pPr>
      <w:rPr>
        <w:rFonts w:ascii="Times New Roman" w:hAnsi="Times New Roman" w:hint="default"/>
        <w:color w:val="000000"/>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0" w15:restartNumberingAfterBreak="0">
    <w:nsid w:val="44A3678E"/>
    <w:multiLevelType w:val="hybridMultilevel"/>
    <w:tmpl w:val="33A6CBF4"/>
    <w:lvl w:ilvl="0" w:tplc="3E2200B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49383339"/>
    <w:multiLevelType w:val="hybridMultilevel"/>
    <w:tmpl w:val="7FE63CB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2" w15:restartNumberingAfterBreak="0">
    <w:nsid w:val="54F21597"/>
    <w:multiLevelType w:val="multilevel"/>
    <w:tmpl w:val="03F886A8"/>
    <w:lvl w:ilvl="0">
      <w:start w:val="1"/>
      <w:numFmt w:val="decimal"/>
      <w:lvlText w:val="%1."/>
      <w:lvlJc w:val="left"/>
      <w:pPr>
        <w:ind w:left="720" w:hanging="720"/>
      </w:pPr>
      <w:rPr>
        <w:rFonts w:hint="default"/>
        <w:b/>
        <w:i w:val="0"/>
        <w:caps/>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144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216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90D0AED"/>
    <w:multiLevelType w:val="hybridMultilevel"/>
    <w:tmpl w:val="A71698D4"/>
    <w:lvl w:ilvl="0" w:tplc="82EC0B30">
      <w:start w:val="7"/>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BC8585B"/>
    <w:multiLevelType w:val="hybridMultilevel"/>
    <w:tmpl w:val="A9DE2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F5B75A0"/>
    <w:multiLevelType w:val="hybridMultilevel"/>
    <w:tmpl w:val="AC188ABC"/>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6" w15:restartNumberingAfterBreak="0">
    <w:nsid w:val="616D6777"/>
    <w:multiLevelType w:val="hybridMultilevel"/>
    <w:tmpl w:val="3E327244"/>
    <w:lvl w:ilvl="0" w:tplc="7B5ACF40">
      <w:start w:val="1"/>
      <w:numFmt w:val="decimal"/>
      <w:lvlText w:val="%1."/>
      <w:lvlJc w:val="left"/>
      <w:pPr>
        <w:tabs>
          <w:tab w:val="num" w:pos="1800"/>
        </w:tabs>
        <w:ind w:left="1800" w:hanging="360"/>
      </w:pPr>
      <w:rPr>
        <w:rFonts w:hint="default"/>
        <w:b w:val="0"/>
        <w:i/>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7" w15:restartNumberingAfterBreak="0">
    <w:nsid w:val="69390751"/>
    <w:multiLevelType w:val="hybridMultilevel"/>
    <w:tmpl w:val="AD1695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A173457"/>
    <w:multiLevelType w:val="hybridMultilevel"/>
    <w:tmpl w:val="1854C09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6700FB"/>
    <w:multiLevelType w:val="hybridMultilevel"/>
    <w:tmpl w:val="A412B796"/>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20" w15:restartNumberingAfterBreak="0">
    <w:nsid w:val="76FA252B"/>
    <w:multiLevelType w:val="hybridMultilevel"/>
    <w:tmpl w:val="FBFC92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9507129">
    <w:abstractNumId w:val="12"/>
  </w:num>
  <w:num w:numId="2" w16cid:durableId="2093893593">
    <w:abstractNumId w:val="18"/>
  </w:num>
  <w:num w:numId="3" w16cid:durableId="162086307">
    <w:abstractNumId w:val="0"/>
  </w:num>
  <w:num w:numId="4" w16cid:durableId="26107164">
    <w:abstractNumId w:val="10"/>
  </w:num>
  <w:num w:numId="5" w16cid:durableId="1164469773">
    <w:abstractNumId w:val="7"/>
  </w:num>
  <w:num w:numId="6" w16cid:durableId="1782603581">
    <w:abstractNumId w:val="6"/>
  </w:num>
  <w:num w:numId="7" w16cid:durableId="651254072">
    <w:abstractNumId w:val="4"/>
  </w:num>
  <w:num w:numId="8" w16cid:durableId="582833176">
    <w:abstractNumId w:val="17"/>
  </w:num>
  <w:num w:numId="9" w16cid:durableId="317029423">
    <w:abstractNumId w:val="20"/>
  </w:num>
  <w:num w:numId="10" w16cid:durableId="497893025">
    <w:abstractNumId w:val="3"/>
  </w:num>
  <w:num w:numId="11" w16cid:durableId="802887933">
    <w:abstractNumId w:val="16"/>
  </w:num>
  <w:num w:numId="12" w16cid:durableId="1603954812">
    <w:abstractNumId w:val="5"/>
  </w:num>
  <w:num w:numId="13" w16cid:durableId="475025715">
    <w:abstractNumId w:val="9"/>
  </w:num>
  <w:num w:numId="14" w16cid:durableId="2066483459">
    <w:abstractNumId w:val="19"/>
  </w:num>
  <w:num w:numId="15" w16cid:durableId="1438481346">
    <w:abstractNumId w:val="15"/>
  </w:num>
  <w:num w:numId="16" w16cid:durableId="189496462">
    <w:abstractNumId w:val="13"/>
  </w:num>
  <w:num w:numId="17" w16cid:durableId="1676378043">
    <w:abstractNumId w:val="2"/>
  </w:num>
  <w:num w:numId="18" w16cid:durableId="1783378287">
    <w:abstractNumId w:val="1"/>
  </w:num>
  <w:num w:numId="19" w16cid:durableId="3151827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595321">
    <w:abstractNumId w:val="14"/>
  </w:num>
  <w:num w:numId="21" w16cid:durableId="61652256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Jianfeng">
    <w15:presenceInfo w15:providerId="Windows Live" w15:userId="c82f4e25e81e1bb1"/>
  </w15:person>
  <w15:person w15:author="#CUI SHUAIWEN#">
    <w15:presenceInfo w15:providerId="AD" w15:userId="S::SHUAIWEN001@e.ntu.edu.sg::35a196ea-bcb8-475e-86cf-0b9eaca8a4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32"/>
    <w:rsid w:val="00000072"/>
    <w:rsid w:val="00006100"/>
    <w:rsid w:val="000119F0"/>
    <w:rsid w:val="0001668F"/>
    <w:rsid w:val="00017F88"/>
    <w:rsid w:val="00020A35"/>
    <w:rsid w:val="000227C1"/>
    <w:rsid w:val="00024A46"/>
    <w:rsid w:val="00025109"/>
    <w:rsid w:val="000271D5"/>
    <w:rsid w:val="0002798E"/>
    <w:rsid w:val="00032DAA"/>
    <w:rsid w:val="00051A5C"/>
    <w:rsid w:val="00053CD9"/>
    <w:rsid w:val="00054A61"/>
    <w:rsid w:val="00055F80"/>
    <w:rsid w:val="00057737"/>
    <w:rsid w:val="00061C2E"/>
    <w:rsid w:val="00067E43"/>
    <w:rsid w:val="00071E6E"/>
    <w:rsid w:val="00080350"/>
    <w:rsid w:val="00080C90"/>
    <w:rsid w:val="00084E14"/>
    <w:rsid w:val="000874C4"/>
    <w:rsid w:val="0009154C"/>
    <w:rsid w:val="0009567B"/>
    <w:rsid w:val="000B1676"/>
    <w:rsid w:val="000B1B44"/>
    <w:rsid w:val="000B674E"/>
    <w:rsid w:val="000C0875"/>
    <w:rsid w:val="000C688E"/>
    <w:rsid w:val="000D0768"/>
    <w:rsid w:val="000D5E07"/>
    <w:rsid w:val="000E2458"/>
    <w:rsid w:val="000E257D"/>
    <w:rsid w:val="000E70A0"/>
    <w:rsid w:val="000E7960"/>
    <w:rsid w:val="000F10B4"/>
    <w:rsid w:val="000F4DF9"/>
    <w:rsid w:val="000F776C"/>
    <w:rsid w:val="00105C5A"/>
    <w:rsid w:val="00114561"/>
    <w:rsid w:val="00114F5D"/>
    <w:rsid w:val="00130C54"/>
    <w:rsid w:val="001338B9"/>
    <w:rsid w:val="00137491"/>
    <w:rsid w:val="00144042"/>
    <w:rsid w:val="0017291E"/>
    <w:rsid w:val="0018212B"/>
    <w:rsid w:val="00185E76"/>
    <w:rsid w:val="00191BEA"/>
    <w:rsid w:val="001A0361"/>
    <w:rsid w:val="001A1732"/>
    <w:rsid w:val="001A3B93"/>
    <w:rsid w:val="001A4093"/>
    <w:rsid w:val="001A4B96"/>
    <w:rsid w:val="001B476C"/>
    <w:rsid w:val="001C5C2B"/>
    <w:rsid w:val="001C68C8"/>
    <w:rsid w:val="001D1523"/>
    <w:rsid w:val="001D255A"/>
    <w:rsid w:val="001D2564"/>
    <w:rsid w:val="001E2C07"/>
    <w:rsid w:val="001E5C80"/>
    <w:rsid w:val="001F007F"/>
    <w:rsid w:val="001F2365"/>
    <w:rsid w:val="002026D3"/>
    <w:rsid w:val="002071C6"/>
    <w:rsid w:val="002233BC"/>
    <w:rsid w:val="002243FB"/>
    <w:rsid w:val="00226911"/>
    <w:rsid w:val="00230D42"/>
    <w:rsid w:val="00235B60"/>
    <w:rsid w:val="0023619C"/>
    <w:rsid w:val="00237560"/>
    <w:rsid w:val="00244B0F"/>
    <w:rsid w:val="0025020D"/>
    <w:rsid w:val="0025083E"/>
    <w:rsid w:val="00255E7E"/>
    <w:rsid w:val="00260348"/>
    <w:rsid w:val="00263860"/>
    <w:rsid w:val="0027658E"/>
    <w:rsid w:val="0027688D"/>
    <w:rsid w:val="00284B2C"/>
    <w:rsid w:val="00285185"/>
    <w:rsid w:val="00285710"/>
    <w:rsid w:val="00290AC5"/>
    <w:rsid w:val="00293CDB"/>
    <w:rsid w:val="002A291C"/>
    <w:rsid w:val="002A3A00"/>
    <w:rsid w:val="002A62E7"/>
    <w:rsid w:val="002B1705"/>
    <w:rsid w:val="002C087C"/>
    <w:rsid w:val="002C26AC"/>
    <w:rsid w:val="002D144E"/>
    <w:rsid w:val="002D1E14"/>
    <w:rsid w:val="002D3E01"/>
    <w:rsid w:val="002D6A37"/>
    <w:rsid w:val="002D6D8C"/>
    <w:rsid w:val="002E0E68"/>
    <w:rsid w:val="002E53C9"/>
    <w:rsid w:val="002F3B73"/>
    <w:rsid w:val="002F5C1B"/>
    <w:rsid w:val="002F6BA7"/>
    <w:rsid w:val="00301CC7"/>
    <w:rsid w:val="00306846"/>
    <w:rsid w:val="00307130"/>
    <w:rsid w:val="00314849"/>
    <w:rsid w:val="003151C8"/>
    <w:rsid w:val="00315FC1"/>
    <w:rsid w:val="00317069"/>
    <w:rsid w:val="0031733A"/>
    <w:rsid w:val="00322EFA"/>
    <w:rsid w:val="00326899"/>
    <w:rsid w:val="00331753"/>
    <w:rsid w:val="00332BEC"/>
    <w:rsid w:val="003342A5"/>
    <w:rsid w:val="0033528D"/>
    <w:rsid w:val="00344E38"/>
    <w:rsid w:val="003459DA"/>
    <w:rsid w:val="003502E1"/>
    <w:rsid w:val="00353F88"/>
    <w:rsid w:val="0035761E"/>
    <w:rsid w:val="00357715"/>
    <w:rsid w:val="00361F7C"/>
    <w:rsid w:val="0036479C"/>
    <w:rsid w:val="00370E9F"/>
    <w:rsid w:val="00377A11"/>
    <w:rsid w:val="003910B9"/>
    <w:rsid w:val="00392443"/>
    <w:rsid w:val="00394E60"/>
    <w:rsid w:val="003A21B9"/>
    <w:rsid w:val="003A2854"/>
    <w:rsid w:val="003A4FE8"/>
    <w:rsid w:val="003A5A0B"/>
    <w:rsid w:val="003B2E6B"/>
    <w:rsid w:val="003C2478"/>
    <w:rsid w:val="003C5A29"/>
    <w:rsid w:val="003D5532"/>
    <w:rsid w:val="003E0F44"/>
    <w:rsid w:val="003E115C"/>
    <w:rsid w:val="003E1717"/>
    <w:rsid w:val="003E3031"/>
    <w:rsid w:val="003E40DA"/>
    <w:rsid w:val="003E5E0F"/>
    <w:rsid w:val="003E5EAB"/>
    <w:rsid w:val="003F4335"/>
    <w:rsid w:val="004214B6"/>
    <w:rsid w:val="004222A3"/>
    <w:rsid w:val="0042359B"/>
    <w:rsid w:val="004257CD"/>
    <w:rsid w:val="00427215"/>
    <w:rsid w:val="00435074"/>
    <w:rsid w:val="00435DB7"/>
    <w:rsid w:val="0043760C"/>
    <w:rsid w:val="004407B0"/>
    <w:rsid w:val="00441E33"/>
    <w:rsid w:val="00445C09"/>
    <w:rsid w:val="004467A8"/>
    <w:rsid w:val="004525AA"/>
    <w:rsid w:val="00453AC6"/>
    <w:rsid w:val="00460EFE"/>
    <w:rsid w:val="004633BF"/>
    <w:rsid w:val="004650A2"/>
    <w:rsid w:val="004664D3"/>
    <w:rsid w:val="00475C5E"/>
    <w:rsid w:val="00475CD9"/>
    <w:rsid w:val="0048055F"/>
    <w:rsid w:val="00481D4A"/>
    <w:rsid w:val="004A03EA"/>
    <w:rsid w:val="004A245C"/>
    <w:rsid w:val="004A7946"/>
    <w:rsid w:val="004B0825"/>
    <w:rsid w:val="004B30EA"/>
    <w:rsid w:val="004C1AD7"/>
    <w:rsid w:val="004C47F5"/>
    <w:rsid w:val="004C4F3A"/>
    <w:rsid w:val="004C5C6E"/>
    <w:rsid w:val="004C66F7"/>
    <w:rsid w:val="004C6E8A"/>
    <w:rsid w:val="004D2945"/>
    <w:rsid w:val="004E07E3"/>
    <w:rsid w:val="004E1454"/>
    <w:rsid w:val="004E33A9"/>
    <w:rsid w:val="004F453D"/>
    <w:rsid w:val="004F5018"/>
    <w:rsid w:val="0050313A"/>
    <w:rsid w:val="005042F4"/>
    <w:rsid w:val="00504A8B"/>
    <w:rsid w:val="00506175"/>
    <w:rsid w:val="005168BF"/>
    <w:rsid w:val="005224A5"/>
    <w:rsid w:val="00523F6A"/>
    <w:rsid w:val="005356CA"/>
    <w:rsid w:val="00537567"/>
    <w:rsid w:val="00546FA4"/>
    <w:rsid w:val="0055076A"/>
    <w:rsid w:val="00560F52"/>
    <w:rsid w:val="0056253B"/>
    <w:rsid w:val="00564344"/>
    <w:rsid w:val="00565A89"/>
    <w:rsid w:val="00567DF5"/>
    <w:rsid w:val="00576363"/>
    <w:rsid w:val="00584EA1"/>
    <w:rsid w:val="00590380"/>
    <w:rsid w:val="005A2A0A"/>
    <w:rsid w:val="005A6B8E"/>
    <w:rsid w:val="005B3E86"/>
    <w:rsid w:val="005B51DB"/>
    <w:rsid w:val="005B7246"/>
    <w:rsid w:val="005C03A5"/>
    <w:rsid w:val="005C1BAB"/>
    <w:rsid w:val="005C3FC4"/>
    <w:rsid w:val="005E627F"/>
    <w:rsid w:val="005F08AD"/>
    <w:rsid w:val="005F7B92"/>
    <w:rsid w:val="00600531"/>
    <w:rsid w:val="0060353A"/>
    <w:rsid w:val="00613FFD"/>
    <w:rsid w:val="0061572B"/>
    <w:rsid w:val="006161FC"/>
    <w:rsid w:val="00617F12"/>
    <w:rsid w:val="00620A12"/>
    <w:rsid w:val="00623CEA"/>
    <w:rsid w:val="0062535F"/>
    <w:rsid w:val="00625F9A"/>
    <w:rsid w:val="0062638B"/>
    <w:rsid w:val="00631515"/>
    <w:rsid w:val="0063226B"/>
    <w:rsid w:val="00633077"/>
    <w:rsid w:val="00635739"/>
    <w:rsid w:val="006402E1"/>
    <w:rsid w:val="00640B7C"/>
    <w:rsid w:val="00640E23"/>
    <w:rsid w:val="006419F0"/>
    <w:rsid w:val="00645D6C"/>
    <w:rsid w:val="00646A70"/>
    <w:rsid w:val="00650890"/>
    <w:rsid w:val="006649B7"/>
    <w:rsid w:val="00666775"/>
    <w:rsid w:val="0068569E"/>
    <w:rsid w:val="006925A5"/>
    <w:rsid w:val="006A1C43"/>
    <w:rsid w:val="006A3D68"/>
    <w:rsid w:val="006A7680"/>
    <w:rsid w:val="006B37F5"/>
    <w:rsid w:val="006B40B6"/>
    <w:rsid w:val="006F10BA"/>
    <w:rsid w:val="006F453C"/>
    <w:rsid w:val="006F63A3"/>
    <w:rsid w:val="006F699C"/>
    <w:rsid w:val="00702E60"/>
    <w:rsid w:val="00706C81"/>
    <w:rsid w:val="007222EB"/>
    <w:rsid w:val="007234E0"/>
    <w:rsid w:val="00731D0F"/>
    <w:rsid w:val="00732334"/>
    <w:rsid w:val="00734534"/>
    <w:rsid w:val="007347D0"/>
    <w:rsid w:val="00741384"/>
    <w:rsid w:val="007427D6"/>
    <w:rsid w:val="0074323F"/>
    <w:rsid w:val="00751C9A"/>
    <w:rsid w:val="0075254A"/>
    <w:rsid w:val="007535D0"/>
    <w:rsid w:val="00754EA6"/>
    <w:rsid w:val="00761106"/>
    <w:rsid w:val="00771D50"/>
    <w:rsid w:val="00773741"/>
    <w:rsid w:val="00774B62"/>
    <w:rsid w:val="0078034F"/>
    <w:rsid w:val="0078244D"/>
    <w:rsid w:val="00787195"/>
    <w:rsid w:val="00791BE5"/>
    <w:rsid w:val="007922D1"/>
    <w:rsid w:val="00795F69"/>
    <w:rsid w:val="00796B27"/>
    <w:rsid w:val="007A5415"/>
    <w:rsid w:val="007A5970"/>
    <w:rsid w:val="007B06F8"/>
    <w:rsid w:val="007B619C"/>
    <w:rsid w:val="007C0C70"/>
    <w:rsid w:val="007C186D"/>
    <w:rsid w:val="007C1EE1"/>
    <w:rsid w:val="007C23CA"/>
    <w:rsid w:val="007C48C3"/>
    <w:rsid w:val="007C55D4"/>
    <w:rsid w:val="007C6749"/>
    <w:rsid w:val="007D2C8D"/>
    <w:rsid w:val="007D4A62"/>
    <w:rsid w:val="007D4AE5"/>
    <w:rsid w:val="007E4F1D"/>
    <w:rsid w:val="007E5595"/>
    <w:rsid w:val="007F4DB4"/>
    <w:rsid w:val="00801265"/>
    <w:rsid w:val="008014C9"/>
    <w:rsid w:val="0080323F"/>
    <w:rsid w:val="00810E7A"/>
    <w:rsid w:val="00817081"/>
    <w:rsid w:val="00822801"/>
    <w:rsid w:val="00822D2E"/>
    <w:rsid w:val="00826D5E"/>
    <w:rsid w:val="00826E42"/>
    <w:rsid w:val="008271FF"/>
    <w:rsid w:val="00831DB5"/>
    <w:rsid w:val="00834C12"/>
    <w:rsid w:val="008421B5"/>
    <w:rsid w:val="00846029"/>
    <w:rsid w:val="00846B63"/>
    <w:rsid w:val="00854076"/>
    <w:rsid w:val="008735E6"/>
    <w:rsid w:val="00876F99"/>
    <w:rsid w:val="00877A01"/>
    <w:rsid w:val="00891A25"/>
    <w:rsid w:val="008951E8"/>
    <w:rsid w:val="008A4EBB"/>
    <w:rsid w:val="008B06DA"/>
    <w:rsid w:val="008B3349"/>
    <w:rsid w:val="008B55FE"/>
    <w:rsid w:val="008B5FAB"/>
    <w:rsid w:val="008B6AD6"/>
    <w:rsid w:val="008C59C5"/>
    <w:rsid w:val="008D7304"/>
    <w:rsid w:val="008D7E3B"/>
    <w:rsid w:val="008E2FE8"/>
    <w:rsid w:val="008E4EB9"/>
    <w:rsid w:val="008E565C"/>
    <w:rsid w:val="008E6AB4"/>
    <w:rsid w:val="00900BFE"/>
    <w:rsid w:val="00900FF4"/>
    <w:rsid w:val="00907D6C"/>
    <w:rsid w:val="0091554B"/>
    <w:rsid w:val="00916183"/>
    <w:rsid w:val="009253D8"/>
    <w:rsid w:val="00930B8F"/>
    <w:rsid w:val="00937F11"/>
    <w:rsid w:val="0094165D"/>
    <w:rsid w:val="00941A4F"/>
    <w:rsid w:val="00946976"/>
    <w:rsid w:val="009561D9"/>
    <w:rsid w:val="0097321F"/>
    <w:rsid w:val="00976985"/>
    <w:rsid w:val="00981697"/>
    <w:rsid w:val="009864BF"/>
    <w:rsid w:val="009939E7"/>
    <w:rsid w:val="009A0236"/>
    <w:rsid w:val="009A46B3"/>
    <w:rsid w:val="009E06D7"/>
    <w:rsid w:val="009F1003"/>
    <w:rsid w:val="009F2A7D"/>
    <w:rsid w:val="009F2A85"/>
    <w:rsid w:val="009F30D8"/>
    <w:rsid w:val="00A046D5"/>
    <w:rsid w:val="00A04FCD"/>
    <w:rsid w:val="00A36ECB"/>
    <w:rsid w:val="00A42C04"/>
    <w:rsid w:val="00A44DAB"/>
    <w:rsid w:val="00A62E45"/>
    <w:rsid w:val="00A62EFF"/>
    <w:rsid w:val="00A67B0C"/>
    <w:rsid w:val="00A70455"/>
    <w:rsid w:val="00A72673"/>
    <w:rsid w:val="00A763B7"/>
    <w:rsid w:val="00A96E7A"/>
    <w:rsid w:val="00A96FFF"/>
    <w:rsid w:val="00AA0473"/>
    <w:rsid w:val="00AA34D9"/>
    <w:rsid w:val="00AA5C87"/>
    <w:rsid w:val="00AA7F2B"/>
    <w:rsid w:val="00AB7D02"/>
    <w:rsid w:val="00AC318E"/>
    <w:rsid w:val="00AC44DB"/>
    <w:rsid w:val="00AC7317"/>
    <w:rsid w:val="00AD11A4"/>
    <w:rsid w:val="00AD5A81"/>
    <w:rsid w:val="00AD6DDD"/>
    <w:rsid w:val="00AE744F"/>
    <w:rsid w:val="00AE78B0"/>
    <w:rsid w:val="00B05705"/>
    <w:rsid w:val="00B078FC"/>
    <w:rsid w:val="00B11316"/>
    <w:rsid w:val="00B126F4"/>
    <w:rsid w:val="00B206FF"/>
    <w:rsid w:val="00B35F69"/>
    <w:rsid w:val="00B46ECB"/>
    <w:rsid w:val="00B50BD9"/>
    <w:rsid w:val="00B61380"/>
    <w:rsid w:val="00B628DE"/>
    <w:rsid w:val="00B6555C"/>
    <w:rsid w:val="00B66D69"/>
    <w:rsid w:val="00B74B58"/>
    <w:rsid w:val="00B76593"/>
    <w:rsid w:val="00B879FF"/>
    <w:rsid w:val="00B91483"/>
    <w:rsid w:val="00B9325B"/>
    <w:rsid w:val="00B9616B"/>
    <w:rsid w:val="00B96827"/>
    <w:rsid w:val="00BA1BD2"/>
    <w:rsid w:val="00BA527B"/>
    <w:rsid w:val="00BB0AC9"/>
    <w:rsid w:val="00BB7353"/>
    <w:rsid w:val="00BC60C4"/>
    <w:rsid w:val="00BC760F"/>
    <w:rsid w:val="00BD709A"/>
    <w:rsid w:val="00BF1B36"/>
    <w:rsid w:val="00BF4F8F"/>
    <w:rsid w:val="00C0237C"/>
    <w:rsid w:val="00C0556D"/>
    <w:rsid w:val="00C0740F"/>
    <w:rsid w:val="00C0791C"/>
    <w:rsid w:val="00C112AE"/>
    <w:rsid w:val="00C151D6"/>
    <w:rsid w:val="00C2540E"/>
    <w:rsid w:val="00C25EC0"/>
    <w:rsid w:val="00C2733A"/>
    <w:rsid w:val="00C27782"/>
    <w:rsid w:val="00C3092D"/>
    <w:rsid w:val="00C33AA0"/>
    <w:rsid w:val="00C33BB8"/>
    <w:rsid w:val="00C3581E"/>
    <w:rsid w:val="00C446EE"/>
    <w:rsid w:val="00C61125"/>
    <w:rsid w:val="00C61C22"/>
    <w:rsid w:val="00C706C6"/>
    <w:rsid w:val="00C71ADF"/>
    <w:rsid w:val="00C758D0"/>
    <w:rsid w:val="00C75F7E"/>
    <w:rsid w:val="00C82AF2"/>
    <w:rsid w:val="00C852FE"/>
    <w:rsid w:val="00C85B29"/>
    <w:rsid w:val="00C9380D"/>
    <w:rsid w:val="00CA3B28"/>
    <w:rsid w:val="00CA4586"/>
    <w:rsid w:val="00CC26FF"/>
    <w:rsid w:val="00CD02E3"/>
    <w:rsid w:val="00CE30CE"/>
    <w:rsid w:val="00CE63AA"/>
    <w:rsid w:val="00CF2128"/>
    <w:rsid w:val="00CF5BA3"/>
    <w:rsid w:val="00D0012B"/>
    <w:rsid w:val="00D041D9"/>
    <w:rsid w:val="00D05D43"/>
    <w:rsid w:val="00D10153"/>
    <w:rsid w:val="00D15E5A"/>
    <w:rsid w:val="00D16C7D"/>
    <w:rsid w:val="00D17316"/>
    <w:rsid w:val="00D23136"/>
    <w:rsid w:val="00D277DC"/>
    <w:rsid w:val="00D40531"/>
    <w:rsid w:val="00D43CE7"/>
    <w:rsid w:val="00D46A24"/>
    <w:rsid w:val="00D50F5E"/>
    <w:rsid w:val="00D5445B"/>
    <w:rsid w:val="00D629D2"/>
    <w:rsid w:val="00D66EF2"/>
    <w:rsid w:val="00D6793C"/>
    <w:rsid w:val="00D70113"/>
    <w:rsid w:val="00D704C5"/>
    <w:rsid w:val="00D72E8C"/>
    <w:rsid w:val="00D74172"/>
    <w:rsid w:val="00D93110"/>
    <w:rsid w:val="00DA7364"/>
    <w:rsid w:val="00DA7723"/>
    <w:rsid w:val="00DB12CF"/>
    <w:rsid w:val="00DB5A95"/>
    <w:rsid w:val="00DB5B52"/>
    <w:rsid w:val="00DB6A80"/>
    <w:rsid w:val="00DD4DBB"/>
    <w:rsid w:val="00DF049E"/>
    <w:rsid w:val="00DF2DFB"/>
    <w:rsid w:val="00DF3C11"/>
    <w:rsid w:val="00E0228D"/>
    <w:rsid w:val="00E03F91"/>
    <w:rsid w:val="00E07257"/>
    <w:rsid w:val="00E07E07"/>
    <w:rsid w:val="00E11CEF"/>
    <w:rsid w:val="00E12E32"/>
    <w:rsid w:val="00E1756A"/>
    <w:rsid w:val="00E20328"/>
    <w:rsid w:val="00E337FC"/>
    <w:rsid w:val="00E37FF5"/>
    <w:rsid w:val="00E40931"/>
    <w:rsid w:val="00E40D8B"/>
    <w:rsid w:val="00E43C8D"/>
    <w:rsid w:val="00E43DD3"/>
    <w:rsid w:val="00E45CC9"/>
    <w:rsid w:val="00E4627E"/>
    <w:rsid w:val="00E52518"/>
    <w:rsid w:val="00E53E96"/>
    <w:rsid w:val="00E54E77"/>
    <w:rsid w:val="00E67A3D"/>
    <w:rsid w:val="00E704F0"/>
    <w:rsid w:val="00E73077"/>
    <w:rsid w:val="00E730AA"/>
    <w:rsid w:val="00E7649E"/>
    <w:rsid w:val="00E778D7"/>
    <w:rsid w:val="00E8197E"/>
    <w:rsid w:val="00E87013"/>
    <w:rsid w:val="00E92E42"/>
    <w:rsid w:val="00E94D4B"/>
    <w:rsid w:val="00EA10A7"/>
    <w:rsid w:val="00EA2B78"/>
    <w:rsid w:val="00EA414E"/>
    <w:rsid w:val="00EA4213"/>
    <w:rsid w:val="00EA434E"/>
    <w:rsid w:val="00EB0789"/>
    <w:rsid w:val="00EB1A8F"/>
    <w:rsid w:val="00EB39C0"/>
    <w:rsid w:val="00EB60A7"/>
    <w:rsid w:val="00EC056A"/>
    <w:rsid w:val="00EC24DD"/>
    <w:rsid w:val="00EC4A65"/>
    <w:rsid w:val="00EC7DCB"/>
    <w:rsid w:val="00ED0D01"/>
    <w:rsid w:val="00ED17E7"/>
    <w:rsid w:val="00ED2904"/>
    <w:rsid w:val="00EE2A63"/>
    <w:rsid w:val="00EE7592"/>
    <w:rsid w:val="00F04200"/>
    <w:rsid w:val="00F058FF"/>
    <w:rsid w:val="00F05FC7"/>
    <w:rsid w:val="00F07163"/>
    <w:rsid w:val="00F13E13"/>
    <w:rsid w:val="00F14672"/>
    <w:rsid w:val="00F15FF4"/>
    <w:rsid w:val="00F23334"/>
    <w:rsid w:val="00F24C0C"/>
    <w:rsid w:val="00F250C9"/>
    <w:rsid w:val="00F31F9D"/>
    <w:rsid w:val="00F33C44"/>
    <w:rsid w:val="00F34187"/>
    <w:rsid w:val="00F34686"/>
    <w:rsid w:val="00F365DF"/>
    <w:rsid w:val="00F368E3"/>
    <w:rsid w:val="00F40E66"/>
    <w:rsid w:val="00F4261A"/>
    <w:rsid w:val="00F463F7"/>
    <w:rsid w:val="00F5399C"/>
    <w:rsid w:val="00F54C4C"/>
    <w:rsid w:val="00F61A83"/>
    <w:rsid w:val="00F6574F"/>
    <w:rsid w:val="00F84C77"/>
    <w:rsid w:val="00F87DCD"/>
    <w:rsid w:val="00F93F15"/>
    <w:rsid w:val="00FC5F61"/>
    <w:rsid w:val="00FD282B"/>
    <w:rsid w:val="00FD5F26"/>
    <w:rsid w:val="00FE297B"/>
    <w:rsid w:val="00FE39AB"/>
    <w:rsid w:val="00FE4671"/>
    <w:rsid w:val="00FE4C36"/>
    <w:rsid w:val="00FF6C64"/>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3764B"/>
  <w15:docId w15:val="{0E38158B-88B0-4AD8-8579-F35214D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6B8E"/>
    <w:rPr>
      <w:rFonts w:eastAsia="Times New Roman"/>
      <w:color w:val="000000"/>
    </w:rPr>
  </w:style>
  <w:style w:type="paragraph" w:styleId="3">
    <w:name w:val="heading 3"/>
    <w:basedOn w:val="a"/>
    <w:next w:val="a"/>
    <w:link w:val="30"/>
    <w:qFormat/>
    <w:rsid w:val="006161FC"/>
    <w:pPr>
      <w:keepNext/>
      <w:widowControl w:val="0"/>
      <w:tabs>
        <w:tab w:val="center" w:pos="4080"/>
      </w:tabs>
      <w:jc w:val="right"/>
      <w:outlineLvl w:val="2"/>
    </w:pPr>
    <w:rPr>
      <w:sz w:val="22"/>
      <w:szCs w:val="20"/>
      <w:u w:val="single"/>
      <w:lang w:val="en-GB"/>
    </w:rPr>
  </w:style>
  <w:style w:type="paragraph" w:styleId="4">
    <w:name w:val="heading 4"/>
    <w:basedOn w:val="a"/>
    <w:next w:val="a"/>
    <w:link w:val="40"/>
    <w:qFormat/>
    <w:rsid w:val="006161FC"/>
    <w:pPr>
      <w:keepNext/>
      <w:widowControl w:val="0"/>
      <w:jc w:val="center"/>
      <w:outlineLvl w:val="3"/>
    </w:pPr>
    <w:rPr>
      <w:b/>
      <w:sz w:val="22"/>
      <w:szCs w:val="20"/>
      <w:u w:val="single"/>
      <w:lang w:val="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1732"/>
    <w:pPr>
      <w:tabs>
        <w:tab w:val="center" w:pos="4320"/>
        <w:tab w:val="right" w:pos="8640"/>
      </w:tabs>
    </w:pPr>
  </w:style>
  <w:style w:type="character" w:customStyle="1" w:styleId="a4">
    <w:name w:val="页眉 字符"/>
    <w:basedOn w:val="a0"/>
    <w:link w:val="a3"/>
    <w:uiPriority w:val="99"/>
    <w:rsid w:val="001A1732"/>
    <w:rPr>
      <w:rFonts w:ascii="Times New Roman" w:hAnsi="Times New Roman"/>
      <w:color w:val="000000"/>
    </w:rPr>
  </w:style>
  <w:style w:type="paragraph" w:styleId="a5">
    <w:name w:val="footer"/>
    <w:basedOn w:val="a"/>
    <w:link w:val="a6"/>
    <w:uiPriority w:val="99"/>
    <w:unhideWhenUsed/>
    <w:rsid w:val="001A1732"/>
    <w:pPr>
      <w:tabs>
        <w:tab w:val="center" w:pos="4320"/>
        <w:tab w:val="right" w:pos="8640"/>
      </w:tabs>
    </w:pPr>
  </w:style>
  <w:style w:type="character" w:customStyle="1" w:styleId="a6">
    <w:name w:val="页脚 字符"/>
    <w:basedOn w:val="a0"/>
    <w:link w:val="a5"/>
    <w:uiPriority w:val="99"/>
    <w:rsid w:val="001A1732"/>
    <w:rPr>
      <w:rFonts w:ascii="Times New Roman" w:hAnsi="Times New Roman"/>
      <w:color w:val="000000"/>
    </w:rPr>
  </w:style>
  <w:style w:type="table" w:styleId="a7">
    <w:name w:val="Table Grid"/>
    <w:basedOn w:val="a1"/>
    <w:uiPriority w:val="59"/>
    <w:rsid w:val="001A1732"/>
    <w:rPr>
      <w:color w:val="000000"/>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Balloon Text"/>
    <w:basedOn w:val="a"/>
    <w:link w:val="a9"/>
    <w:uiPriority w:val="99"/>
    <w:semiHidden/>
    <w:unhideWhenUsed/>
    <w:rsid w:val="00EC4A65"/>
    <w:rPr>
      <w:sz w:val="16"/>
      <w:szCs w:val="16"/>
    </w:rPr>
  </w:style>
  <w:style w:type="character" w:customStyle="1" w:styleId="a9">
    <w:name w:val="批注框文本 字符"/>
    <w:basedOn w:val="a0"/>
    <w:link w:val="a8"/>
    <w:uiPriority w:val="99"/>
    <w:semiHidden/>
    <w:rsid w:val="00EC4A65"/>
    <w:rPr>
      <w:rFonts w:ascii="Times New Roman" w:hAnsi="Times New Roman" w:cs="Times New Roman"/>
      <w:color w:val="000000"/>
      <w:sz w:val="16"/>
      <w:szCs w:val="16"/>
    </w:rPr>
  </w:style>
  <w:style w:type="paragraph" w:styleId="aa">
    <w:name w:val="List Paragraph"/>
    <w:basedOn w:val="a"/>
    <w:uiPriority w:val="34"/>
    <w:qFormat/>
    <w:rsid w:val="000C688E"/>
    <w:pPr>
      <w:ind w:left="720"/>
      <w:contextualSpacing/>
    </w:pPr>
    <w:rPr>
      <w:sz w:val="20"/>
      <w:szCs w:val="20"/>
      <w:lang w:val="en-GB"/>
    </w:rPr>
  </w:style>
  <w:style w:type="table" w:customStyle="1" w:styleId="TableGrid1">
    <w:name w:val="Table Grid1"/>
    <w:basedOn w:val="a1"/>
    <w:next w:val="a7"/>
    <w:uiPriority w:val="59"/>
    <w:rsid w:val="00B76593"/>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rsid w:val="006161FC"/>
    <w:rPr>
      <w:rFonts w:ascii="Times New Roman" w:eastAsia="Times New Roman" w:hAnsi="Times New Roman" w:cs="Times New Roman"/>
      <w:color w:val="000000"/>
      <w:sz w:val="22"/>
      <w:szCs w:val="20"/>
      <w:u w:val="single"/>
      <w:lang w:val="en-GB"/>
    </w:rPr>
  </w:style>
  <w:style w:type="character" w:customStyle="1" w:styleId="40">
    <w:name w:val="标题 4 字符"/>
    <w:basedOn w:val="a0"/>
    <w:link w:val="4"/>
    <w:rsid w:val="006161FC"/>
    <w:rPr>
      <w:rFonts w:ascii="Times New Roman" w:eastAsia="Times New Roman" w:hAnsi="Times New Roman" w:cs="Times New Roman"/>
      <w:b/>
      <w:color w:val="000000"/>
      <w:sz w:val="22"/>
      <w:szCs w:val="20"/>
      <w:u w:val="single"/>
      <w:lang w:val="en-GB"/>
    </w:rPr>
  </w:style>
  <w:style w:type="paragraph" w:styleId="ab">
    <w:name w:val="No Spacing"/>
    <w:uiPriority w:val="1"/>
    <w:qFormat/>
    <w:rsid w:val="00AC318E"/>
    <w:rPr>
      <w:rFonts w:eastAsia="Times New Roman"/>
      <w:color w:val="000000"/>
      <w:sz w:val="22"/>
      <w:szCs w:val="22"/>
    </w:rPr>
  </w:style>
  <w:style w:type="paragraph" w:styleId="ac">
    <w:name w:val="Title"/>
    <w:basedOn w:val="a"/>
    <w:link w:val="ad"/>
    <w:uiPriority w:val="99"/>
    <w:qFormat/>
    <w:rsid w:val="00AC318E"/>
    <w:pPr>
      <w:spacing w:before="240" w:after="60"/>
      <w:jc w:val="center"/>
      <w:outlineLvl w:val="0"/>
    </w:pPr>
    <w:rPr>
      <w:b/>
      <w:bCs/>
      <w:kern w:val="28"/>
      <w:sz w:val="32"/>
      <w:szCs w:val="32"/>
      <w:lang w:val="en-GB"/>
    </w:rPr>
  </w:style>
  <w:style w:type="character" w:customStyle="1" w:styleId="ad">
    <w:name w:val="标题 字符"/>
    <w:basedOn w:val="a0"/>
    <w:link w:val="ac"/>
    <w:uiPriority w:val="99"/>
    <w:rsid w:val="00AC318E"/>
    <w:rPr>
      <w:rFonts w:ascii="Times New Roman" w:eastAsia="Times New Roman" w:hAnsi="Times New Roman" w:cs="Times New Roman"/>
      <w:b/>
      <w:bCs/>
      <w:color w:val="000000"/>
      <w:kern w:val="28"/>
      <w:sz w:val="32"/>
      <w:szCs w:val="32"/>
      <w:lang w:val="en-GB"/>
    </w:rPr>
  </w:style>
  <w:style w:type="character" w:styleId="ae">
    <w:name w:val="Hyperlink"/>
    <w:uiPriority w:val="99"/>
    <w:unhideWhenUsed/>
    <w:rsid w:val="00AC318E"/>
    <w:rPr>
      <w:rFonts w:ascii="Times New Roman" w:hAnsi="Times New Roman"/>
      <w:color w:val="000000"/>
      <w:u w:val="single"/>
    </w:rPr>
  </w:style>
  <w:style w:type="paragraph" w:styleId="af">
    <w:name w:val="footnote text"/>
    <w:basedOn w:val="a"/>
    <w:link w:val="af0"/>
    <w:semiHidden/>
    <w:rsid w:val="00E4627E"/>
    <w:rPr>
      <w:sz w:val="20"/>
      <w:szCs w:val="20"/>
    </w:rPr>
  </w:style>
  <w:style w:type="character" w:customStyle="1" w:styleId="af0">
    <w:name w:val="脚注文本 字符"/>
    <w:basedOn w:val="a0"/>
    <w:link w:val="af"/>
    <w:semiHidden/>
    <w:rsid w:val="00E4627E"/>
    <w:rPr>
      <w:rFonts w:ascii="Times New Roman" w:eastAsia="Times New Roman" w:hAnsi="Times New Roman" w:cs="Times New Roman"/>
      <w:color w:val="000000"/>
      <w:sz w:val="20"/>
      <w:szCs w:val="20"/>
    </w:rPr>
  </w:style>
  <w:style w:type="character" w:styleId="af1">
    <w:name w:val="footnote reference"/>
    <w:semiHidden/>
    <w:rsid w:val="00E4627E"/>
    <w:rPr>
      <w:rFonts w:ascii="Times New Roman" w:hAnsi="Times New Roman"/>
      <w:color w:val="000000"/>
      <w:vertAlign w:val="superscript"/>
    </w:rPr>
  </w:style>
  <w:style w:type="character" w:styleId="af2">
    <w:name w:val="Unresolved Mention"/>
    <w:basedOn w:val="a0"/>
    <w:uiPriority w:val="99"/>
    <w:semiHidden/>
    <w:unhideWhenUsed/>
    <w:rsid w:val="00053CD9"/>
    <w:rPr>
      <w:rFonts w:ascii="Times New Roman" w:hAnsi="Times New Roman"/>
      <w:color w:val="000000"/>
      <w:shd w:val="clear" w:color="auto" w:fill="E1DFDD"/>
    </w:rPr>
  </w:style>
  <w:style w:type="character" w:styleId="af3">
    <w:name w:val="annotation reference"/>
    <w:basedOn w:val="a0"/>
    <w:uiPriority w:val="99"/>
    <w:semiHidden/>
    <w:unhideWhenUsed/>
    <w:rsid w:val="00DB5B52"/>
    <w:rPr>
      <w:sz w:val="16"/>
      <w:szCs w:val="16"/>
    </w:rPr>
  </w:style>
  <w:style w:type="paragraph" w:styleId="af4">
    <w:name w:val="annotation text"/>
    <w:basedOn w:val="a"/>
    <w:link w:val="af5"/>
    <w:uiPriority w:val="99"/>
    <w:unhideWhenUsed/>
    <w:rsid w:val="00DB5B52"/>
    <w:rPr>
      <w:sz w:val="20"/>
      <w:szCs w:val="20"/>
    </w:rPr>
  </w:style>
  <w:style w:type="character" w:customStyle="1" w:styleId="af5">
    <w:name w:val="批注文字 字符"/>
    <w:basedOn w:val="a0"/>
    <w:link w:val="af4"/>
    <w:uiPriority w:val="99"/>
    <w:rsid w:val="00DB5B52"/>
    <w:rPr>
      <w:rFonts w:eastAsia="Times New Roman"/>
      <w:color w:val="000000"/>
      <w:sz w:val="20"/>
      <w:szCs w:val="20"/>
    </w:rPr>
  </w:style>
  <w:style w:type="paragraph" w:styleId="af6">
    <w:name w:val="annotation subject"/>
    <w:basedOn w:val="af4"/>
    <w:next w:val="af4"/>
    <w:link w:val="af7"/>
    <w:uiPriority w:val="99"/>
    <w:semiHidden/>
    <w:unhideWhenUsed/>
    <w:rsid w:val="00DB5B52"/>
    <w:rPr>
      <w:b/>
      <w:bCs/>
    </w:rPr>
  </w:style>
  <w:style w:type="character" w:customStyle="1" w:styleId="af7">
    <w:name w:val="批注主题 字符"/>
    <w:basedOn w:val="af5"/>
    <w:link w:val="af6"/>
    <w:uiPriority w:val="99"/>
    <w:semiHidden/>
    <w:rsid w:val="00DB5B52"/>
    <w:rPr>
      <w:rFonts w:eastAsia="Times New Roman"/>
      <w:b/>
      <w:bCs/>
      <w:color w:val="000000"/>
      <w:sz w:val="20"/>
      <w:szCs w:val="20"/>
    </w:rPr>
  </w:style>
  <w:style w:type="paragraph" w:styleId="af8">
    <w:name w:val="Revision"/>
    <w:hidden/>
    <w:uiPriority w:val="99"/>
    <w:semiHidden/>
    <w:rsid w:val="002A3A00"/>
    <w:rPr>
      <w:rFonts w:eastAsia="Times New Roman"/>
      <w:color w:val="000000"/>
    </w:rPr>
  </w:style>
  <w:style w:type="character" w:styleId="af9">
    <w:name w:val="Strong"/>
    <w:basedOn w:val="a0"/>
    <w:uiPriority w:val="22"/>
    <w:qFormat/>
    <w:rsid w:val="009F10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43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p_fund@ntu.edu.sg" TargetMode="Externa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EFD32-A8FB-4332-B0FD-416BD4CC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18</Pages>
  <Words>12350</Words>
  <Characters>70399</Characters>
  <Application>Microsoft Office Word</Application>
  <DocSecurity>0</DocSecurity>
  <Lines>1497</Lines>
  <Paragraphs>595</Paragraphs>
  <ScaleCrop>false</ScaleCrop>
  <HeadingPairs>
    <vt:vector size="2" baseType="variant">
      <vt:variant>
        <vt:lpstr>Title</vt:lpstr>
      </vt:variant>
      <vt:variant>
        <vt:i4>1</vt:i4>
      </vt:variant>
    </vt:vector>
  </HeadingPairs>
  <TitlesOfParts>
    <vt:vector size="1" baseType="lpstr">
      <vt:lpstr/>
    </vt:vector>
  </TitlesOfParts>
  <Company>NANYANG TECHNOLOGICAL UNIVERSITY</Company>
  <LinksUpToDate>false</LinksUpToDate>
  <CharactersWithSpaces>82154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Chong Wei Teng</dc:creator>
  <cp:lastModifiedBy>Li Jianfeng</cp:lastModifiedBy>
  <cp:revision>359</cp:revision>
  <cp:lastPrinted>2014-09-30T03:41:00Z</cp:lastPrinted>
  <dcterms:created xsi:type="dcterms:W3CDTF">2025-07-01T22:56:00Z</dcterms:created>
  <dcterms:modified xsi:type="dcterms:W3CDTF">2026-09-15T12:34:00Z</dcterms:modified>
</cp:coreProperties>
</file>